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A22" w:rsidRPr="00B80603" w:rsidRDefault="00927A22" w:rsidP="00275622">
      <w:pPr>
        <w:spacing w:line="276" w:lineRule="auto"/>
        <w:jc w:val="center"/>
        <w:rPr>
          <w:rFonts w:eastAsia="Times New Roman" w:cs="Times New Roman"/>
          <w:szCs w:val="24"/>
          <w:lang w:eastAsia="ru-RU"/>
        </w:rPr>
      </w:pPr>
      <w:bookmarkStart w:id="0" w:name="_Hlk130031272"/>
      <w:bookmarkEnd w:id="0"/>
      <w:r w:rsidRPr="00B80603">
        <w:rPr>
          <w:rFonts w:eastAsia="Times New Roman" w:cs="Times New Roman"/>
          <w:szCs w:val="24"/>
          <w:lang w:eastAsia="ru-RU"/>
        </w:rPr>
        <w:t>Министерство образования Республики Беларусь</w:t>
      </w: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Учреждение образования «Белорусский государственный университет </w:t>
      </w:r>
      <w:r w:rsidRPr="00B80603">
        <w:rPr>
          <w:rFonts w:eastAsia="Times New Roman" w:cs="Times New Roman"/>
          <w:szCs w:val="24"/>
          <w:lang w:eastAsia="ru-RU"/>
        </w:rPr>
        <w:br/>
        <w:t>информатики и радиоэлектроники»</w:t>
      </w:r>
    </w:p>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Факультет </w:t>
      </w:r>
      <w:r w:rsidR="00F85EC3" w:rsidRPr="00B80603">
        <w:rPr>
          <w:rFonts w:eastAsia="Times New Roman" w:cs="Times New Roman"/>
          <w:szCs w:val="24"/>
          <w:lang w:eastAsia="ru-RU"/>
        </w:rPr>
        <w:t>инженерно</w:t>
      </w:r>
      <w:r w:rsidR="005E2B17" w:rsidRPr="00B80603">
        <w:rPr>
          <w:rFonts w:eastAsia="Times New Roman" w:cs="Times New Roman"/>
          <w:szCs w:val="24"/>
          <w:lang w:eastAsia="ru-RU"/>
        </w:rPr>
        <w:t>-экономический</w:t>
      </w: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Кафедра </w:t>
      </w:r>
      <w:r w:rsidR="005E2B17" w:rsidRPr="00B80603">
        <w:rPr>
          <w:rFonts w:eastAsia="Times New Roman" w:cs="Times New Roman"/>
          <w:szCs w:val="24"/>
          <w:lang w:eastAsia="ru-RU"/>
        </w:rPr>
        <w:t>экономической информатики</w:t>
      </w: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Дисциплина «</w:t>
      </w:r>
      <w:commentRangeStart w:id="1"/>
      <w:r w:rsidR="005E2B17" w:rsidRPr="00B80603">
        <w:rPr>
          <w:rFonts w:eastAsia="Times New Roman" w:cs="Times New Roman"/>
          <w:bCs/>
          <w:szCs w:val="24"/>
          <w:lang w:eastAsia="ru-RU"/>
        </w:rPr>
        <w:t>Технологии разработки программного обеспечения</w:t>
      </w:r>
      <w:commentRangeEnd w:id="1"/>
      <w:r w:rsidR="00A14814">
        <w:rPr>
          <w:rStyle w:val="a7"/>
        </w:rPr>
        <w:commentReference w:id="1"/>
      </w:r>
      <w:r w:rsidRPr="00B80603">
        <w:rPr>
          <w:rFonts w:eastAsia="Times New Roman" w:cs="Times New Roman"/>
          <w:szCs w:val="24"/>
          <w:lang w:eastAsia="ru-RU"/>
        </w:rPr>
        <w:t>»</w:t>
      </w:r>
    </w:p>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szCs w:val="24"/>
          <w:lang w:eastAsia="ru-RU"/>
        </w:rPr>
      </w:pPr>
    </w:p>
    <w:tbl>
      <w:tblPr>
        <w:tblStyle w:val="a5"/>
        <w:tblW w:w="9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36"/>
        <w:gridCol w:w="5037"/>
      </w:tblGrid>
      <w:tr w:rsidR="00927A22" w:rsidRPr="00B80603" w:rsidTr="00C0362E">
        <w:tc>
          <w:tcPr>
            <w:tcW w:w="4536" w:type="dxa"/>
          </w:tcPr>
          <w:p w:rsidR="00927A22" w:rsidRPr="00B80603" w:rsidRDefault="00927A22" w:rsidP="00275622">
            <w:pPr>
              <w:spacing w:line="276" w:lineRule="auto"/>
              <w:jc w:val="center"/>
              <w:rPr>
                <w:szCs w:val="24"/>
              </w:rPr>
            </w:pPr>
          </w:p>
        </w:tc>
        <w:tc>
          <w:tcPr>
            <w:tcW w:w="5037" w:type="dxa"/>
          </w:tcPr>
          <w:p w:rsidR="00927A22" w:rsidRPr="00B80603" w:rsidRDefault="00927A22" w:rsidP="00A14814">
            <w:pPr>
              <w:spacing w:line="276" w:lineRule="auto"/>
              <w:ind w:firstLine="142"/>
              <w:rPr>
                <w:sz w:val="28"/>
                <w:szCs w:val="28"/>
              </w:rPr>
            </w:pPr>
            <w:r w:rsidRPr="00B80603">
              <w:rPr>
                <w:sz w:val="28"/>
                <w:szCs w:val="28"/>
              </w:rPr>
              <w:t>«К ЗАЩИТЕ ДОПУСТИТЬ»</w:t>
            </w:r>
          </w:p>
        </w:tc>
      </w:tr>
      <w:tr w:rsidR="00927A22" w:rsidRPr="00B80603" w:rsidTr="00C0362E">
        <w:tc>
          <w:tcPr>
            <w:tcW w:w="4536" w:type="dxa"/>
          </w:tcPr>
          <w:p w:rsidR="00927A22" w:rsidRPr="00B80603" w:rsidRDefault="00927A22" w:rsidP="00275622">
            <w:pPr>
              <w:spacing w:line="276" w:lineRule="auto"/>
              <w:jc w:val="center"/>
              <w:rPr>
                <w:szCs w:val="24"/>
              </w:rPr>
            </w:pPr>
          </w:p>
        </w:tc>
        <w:tc>
          <w:tcPr>
            <w:tcW w:w="5037" w:type="dxa"/>
          </w:tcPr>
          <w:p w:rsidR="00927A22" w:rsidRPr="00B80603" w:rsidRDefault="00927A22" w:rsidP="00A14814">
            <w:pPr>
              <w:spacing w:line="276" w:lineRule="auto"/>
              <w:ind w:firstLine="142"/>
              <w:rPr>
                <w:sz w:val="28"/>
                <w:szCs w:val="28"/>
              </w:rPr>
            </w:pPr>
            <w:r w:rsidRPr="00B80603">
              <w:rPr>
                <w:sz w:val="28"/>
                <w:szCs w:val="28"/>
              </w:rPr>
              <w:t>Руководитель курсового проекта</w:t>
            </w:r>
          </w:p>
          <w:p w:rsidR="00927A22" w:rsidRPr="00B80603" w:rsidRDefault="00AE07C9" w:rsidP="00A14814">
            <w:pPr>
              <w:spacing w:line="276" w:lineRule="auto"/>
              <w:ind w:firstLine="142"/>
              <w:rPr>
                <w:sz w:val="28"/>
                <w:szCs w:val="28"/>
              </w:rPr>
            </w:pPr>
            <w:commentRangeStart w:id="2"/>
            <w:r>
              <w:rPr>
                <w:sz w:val="28"/>
                <w:szCs w:val="28"/>
              </w:rPr>
              <w:t>Старший преподаватель</w:t>
            </w:r>
            <w:r w:rsidR="001D20F3" w:rsidRPr="00B80603">
              <w:rPr>
                <w:sz w:val="28"/>
                <w:szCs w:val="28"/>
              </w:rPr>
              <w:t xml:space="preserve"> ЭИ</w:t>
            </w:r>
            <w:commentRangeEnd w:id="2"/>
            <w:r w:rsidR="00A14814">
              <w:rPr>
                <w:rStyle w:val="a7"/>
                <w:rFonts w:eastAsiaTheme="minorHAnsi" w:cstheme="minorBidi"/>
                <w:lang w:eastAsia="en-US"/>
              </w:rPr>
              <w:commentReference w:id="2"/>
            </w:r>
          </w:p>
          <w:p w:rsidR="00927A22" w:rsidRPr="00B80603" w:rsidRDefault="00927A22" w:rsidP="00A14814">
            <w:pPr>
              <w:spacing w:line="276" w:lineRule="auto"/>
              <w:ind w:firstLine="142"/>
              <w:rPr>
                <w:sz w:val="28"/>
                <w:szCs w:val="28"/>
              </w:rPr>
            </w:pPr>
            <w:r w:rsidRPr="00B80603">
              <w:rPr>
                <w:sz w:val="28"/>
                <w:szCs w:val="28"/>
              </w:rPr>
              <w:t>_______________</w:t>
            </w:r>
            <w:r w:rsidR="00236D04">
              <w:rPr>
                <w:sz w:val="28"/>
                <w:szCs w:val="28"/>
              </w:rPr>
              <w:t>Е.А. Колопенько</w:t>
            </w:r>
          </w:p>
        </w:tc>
      </w:tr>
      <w:tr w:rsidR="00927A22" w:rsidRPr="00B80603" w:rsidTr="00C0362E">
        <w:tc>
          <w:tcPr>
            <w:tcW w:w="4536" w:type="dxa"/>
          </w:tcPr>
          <w:p w:rsidR="00927A22" w:rsidRPr="00B80603" w:rsidRDefault="00927A22" w:rsidP="00275622">
            <w:pPr>
              <w:spacing w:line="276" w:lineRule="auto"/>
              <w:jc w:val="center"/>
              <w:rPr>
                <w:szCs w:val="24"/>
              </w:rPr>
            </w:pPr>
          </w:p>
        </w:tc>
        <w:tc>
          <w:tcPr>
            <w:tcW w:w="5037" w:type="dxa"/>
          </w:tcPr>
          <w:p w:rsidR="00927A22" w:rsidRPr="00236D04" w:rsidRDefault="00927A22" w:rsidP="00A14814">
            <w:pPr>
              <w:spacing w:line="276" w:lineRule="auto"/>
              <w:ind w:firstLine="142"/>
              <w:rPr>
                <w:sz w:val="28"/>
                <w:szCs w:val="28"/>
              </w:rPr>
            </w:pPr>
            <w:r w:rsidRPr="00B80603">
              <w:rPr>
                <w:sz w:val="28"/>
                <w:szCs w:val="28"/>
              </w:rPr>
              <w:t>___.____.20</w:t>
            </w:r>
            <w:r w:rsidR="00C50625" w:rsidRPr="00B80603">
              <w:rPr>
                <w:sz w:val="28"/>
                <w:szCs w:val="28"/>
              </w:rPr>
              <w:t>2</w:t>
            </w:r>
            <w:r w:rsidR="00236D04">
              <w:rPr>
                <w:sz w:val="28"/>
                <w:szCs w:val="28"/>
              </w:rPr>
              <w:t>4</w:t>
            </w:r>
          </w:p>
        </w:tc>
      </w:tr>
    </w:tbl>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szCs w:val="24"/>
          <w:lang w:eastAsia="ru-RU"/>
        </w:rPr>
      </w:pPr>
    </w:p>
    <w:p w:rsidR="00927A22" w:rsidRPr="00B80603" w:rsidRDefault="00927A22" w:rsidP="00275622">
      <w:pPr>
        <w:spacing w:line="276" w:lineRule="auto"/>
        <w:jc w:val="center"/>
        <w:rPr>
          <w:rFonts w:eastAsia="Times New Roman" w:cs="Times New Roman"/>
          <w:b/>
          <w:szCs w:val="24"/>
          <w:lang w:eastAsia="ru-RU"/>
        </w:rPr>
      </w:pPr>
      <w:r w:rsidRPr="00B80603">
        <w:rPr>
          <w:rFonts w:eastAsia="Times New Roman" w:cs="Times New Roman"/>
          <w:b/>
          <w:szCs w:val="24"/>
          <w:lang w:eastAsia="ru-RU"/>
        </w:rPr>
        <w:t>ПОЯСНИТЕЛЬНАЯ ЗАПИСКА</w:t>
      </w: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к курсово</w:t>
      </w:r>
      <w:r w:rsidR="00C50625" w:rsidRPr="00B80603">
        <w:rPr>
          <w:rFonts w:eastAsia="Times New Roman" w:cs="Times New Roman"/>
          <w:szCs w:val="24"/>
          <w:lang w:eastAsia="ru-RU"/>
        </w:rPr>
        <w:t>й работе</w:t>
      </w:r>
    </w:p>
    <w:p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на тему:</w:t>
      </w:r>
    </w:p>
    <w:p w:rsidR="00927A22" w:rsidRPr="00B80603" w:rsidRDefault="00927A22" w:rsidP="00275622">
      <w:pPr>
        <w:spacing w:line="276" w:lineRule="auto"/>
        <w:jc w:val="center"/>
        <w:rPr>
          <w:rFonts w:eastAsia="Times New Roman" w:cs="Times New Roman"/>
          <w:b/>
          <w:szCs w:val="24"/>
          <w:lang w:eastAsia="ru-RU"/>
        </w:rPr>
      </w:pPr>
      <w:r w:rsidRPr="00B80603">
        <w:rPr>
          <w:rFonts w:eastAsia="Times New Roman" w:cs="Times New Roman"/>
          <w:b/>
          <w:caps/>
          <w:szCs w:val="24"/>
          <w:lang w:eastAsia="ru-RU"/>
        </w:rPr>
        <w:t>«</w:t>
      </w:r>
      <w:r w:rsidR="001E5250" w:rsidRPr="00B80603">
        <w:rPr>
          <w:rFonts w:eastAsia="Times New Roman" w:cs="Times New Roman"/>
          <w:b/>
          <w:caps/>
          <w:szCs w:val="24"/>
          <w:lang w:eastAsia="ru-RU"/>
        </w:rPr>
        <w:t>Разработка программы</w:t>
      </w:r>
      <w:r w:rsidR="00236D04" w:rsidRPr="00236D04">
        <w:rPr>
          <w:b/>
          <w:bCs/>
          <w:szCs w:val="28"/>
        </w:rPr>
        <w:t>РАСЧЕТА РЕЙТИНГА ТЕЛЕШОУ</w:t>
      </w:r>
      <w:r w:rsidRPr="00B80603">
        <w:rPr>
          <w:rFonts w:eastAsia="Times New Roman" w:cs="Times New Roman"/>
          <w:b/>
          <w:caps/>
          <w:szCs w:val="24"/>
          <w:lang w:eastAsia="ru-RU"/>
        </w:rPr>
        <w:t>»</w:t>
      </w:r>
    </w:p>
    <w:p w:rsidR="00927A22" w:rsidRDefault="00927A22" w:rsidP="00275622">
      <w:pPr>
        <w:spacing w:line="276" w:lineRule="auto"/>
        <w:jc w:val="center"/>
        <w:rPr>
          <w:rFonts w:eastAsia="Times New Roman" w:cs="Times New Roman"/>
          <w:szCs w:val="24"/>
          <w:lang w:eastAsia="ru-RU"/>
        </w:rPr>
      </w:pPr>
    </w:p>
    <w:p w:rsidR="00927A22" w:rsidRDefault="004860A9" w:rsidP="00275622">
      <w:pPr>
        <w:spacing w:line="276" w:lineRule="auto"/>
        <w:jc w:val="center"/>
        <w:rPr>
          <w:rFonts w:eastAsia="Times New Roman" w:cs="Times New Roman"/>
          <w:szCs w:val="24"/>
          <w:lang w:eastAsia="ru-RU"/>
        </w:rPr>
      </w:pPr>
      <w:r>
        <w:rPr>
          <w:rFonts w:eastAsia="Times New Roman" w:cs="Times New Roman"/>
          <w:szCs w:val="24"/>
          <w:lang w:eastAsia="ru-RU"/>
        </w:rPr>
        <w:t xml:space="preserve">БГУИР КР </w:t>
      </w:r>
      <w:del w:id="3" w:author="Автор">
        <w:r w:rsidDel="00A14814">
          <w:rPr>
            <w:rFonts w:eastAsia="Times New Roman" w:cs="Times New Roman"/>
            <w:szCs w:val="24"/>
            <w:lang w:eastAsia="ru-RU"/>
          </w:rPr>
          <w:delText>1-40 05 01-02</w:delText>
        </w:r>
      </w:del>
      <w:ins w:id="4" w:author="Автор">
        <w:r w:rsidR="00A14814">
          <w:t xml:space="preserve"> </w:t>
        </w:r>
        <w:r w:rsidR="00A14814" w:rsidRPr="00A14814">
          <w:rPr>
            <w:rFonts w:eastAsia="Times New Roman" w:cs="Times New Roman"/>
            <w:szCs w:val="24"/>
            <w:lang w:eastAsia="ru-RU"/>
          </w:rPr>
          <w:t>6-05-0611-01</w:t>
        </w:r>
      </w:ins>
      <w:r>
        <w:rPr>
          <w:rFonts w:eastAsia="Times New Roman" w:cs="Times New Roman"/>
          <w:szCs w:val="24"/>
          <w:lang w:eastAsia="ru-RU"/>
        </w:rPr>
        <w:t> </w:t>
      </w:r>
      <w:commentRangeStart w:id="5"/>
      <w:r>
        <w:rPr>
          <w:rFonts w:eastAsia="Times New Roman" w:cs="Times New Roman"/>
          <w:szCs w:val="24"/>
          <w:lang w:eastAsia="ru-RU"/>
        </w:rPr>
        <w:t>007</w:t>
      </w:r>
      <w:commentRangeEnd w:id="5"/>
      <w:r w:rsidR="00A14814">
        <w:rPr>
          <w:rStyle w:val="a7"/>
        </w:rPr>
        <w:commentReference w:id="5"/>
      </w:r>
      <w:r>
        <w:rPr>
          <w:rFonts w:eastAsia="Times New Roman" w:cs="Times New Roman"/>
          <w:szCs w:val="24"/>
          <w:lang w:eastAsia="ru-RU"/>
        </w:rPr>
        <w:t xml:space="preserve"> ПЗ</w:t>
      </w:r>
    </w:p>
    <w:p w:rsidR="00275622" w:rsidRDefault="00275622" w:rsidP="00275622">
      <w:pPr>
        <w:spacing w:line="276" w:lineRule="auto"/>
        <w:jc w:val="center"/>
        <w:rPr>
          <w:rFonts w:eastAsia="Times New Roman" w:cs="Times New Roman"/>
          <w:szCs w:val="24"/>
          <w:lang w:eastAsia="ru-RU"/>
        </w:rPr>
      </w:pPr>
    </w:p>
    <w:p w:rsidR="00275622" w:rsidRPr="00B80603" w:rsidRDefault="00275622" w:rsidP="00275622">
      <w:pPr>
        <w:spacing w:line="276" w:lineRule="auto"/>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28"/>
        <w:gridCol w:w="4645"/>
      </w:tblGrid>
      <w:tr w:rsidR="00927A22" w:rsidRPr="00B80603" w:rsidTr="003B5A16">
        <w:tc>
          <w:tcPr>
            <w:tcW w:w="4928" w:type="dxa"/>
          </w:tcPr>
          <w:p w:rsidR="00927A22" w:rsidRPr="00B80603" w:rsidRDefault="00927A22" w:rsidP="00275622">
            <w:pPr>
              <w:spacing w:line="276" w:lineRule="auto"/>
              <w:jc w:val="center"/>
              <w:rPr>
                <w:szCs w:val="24"/>
              </w:rPr>
            </w:pPr>
          </w:p>
        </w:tc>
        <w:tc>
          <w:tcPr>
            <w:tcW w:w="4645" w:type="dxa"/>
          </w:tcPr>
          <w:p w:rsidR="00927A22" w:rsidRPr="00B80603" w:rsidRDefault="00927A22" w:rsidP="00275622">
            <w:pPr>
              <w:spacing w:line="276" w:lineRule="auto"/>
              <w:ind w:firstLine="0"/>
              <w:rPr>
                <w:sz w:val="28"/>
                <w:szCs w:val="28"/>
              </w:rPr>
            </w:pPr>
            <w:r w:rsidRPr="00B80603">
              <w:rPr>
                <w:sz w:val="28"/>
                <w:szCs w:val="28"/>
              </w:rPr>
              <w:t xml:space="preserve">Выполнил студент группы </w:t>
            </w:r>
            <w:r w:rsidR="00236D04">
              <w:rPr>
                <w:sz w:val="28"/>
                <w:szCs w:val="28"/>
              </w:rPr>
              <w:t>378102</w:t>
            </w:r>
          </w:p>
          <w:p w:rsidR="00927A22" w:rsidRPr="00B80603" w:rsidRDefault="00236D04" w:rsidP="00275622">
            <w:pPr>
              <w:spacing w:line="276" w:lineRule="auto"/>
              <w:ind w:firstLine="0"/>
              <w:rPr>
                <w:sz w:val="28"/>
                <w:szCs w:val="28"/>
              </w:rPr>
            </w:pPr>
            <w:r>
              <w:rPr>
                <w:sz w:val="28"/>
                <w:szCs w:val="28"/>
              </w:rPr>
              <w:t>Юржиц Мария Андреевна</w:t>
            </w:r>
          </w:p>
          <w:p w:rsidR="00927A22" w:rsidRPr="00B80603" w:rsidRDefault="00927A22" w:rsidP="00275622">
            <w:pPr>
              <w:spacing w:line="276" w:lineRule="auto"/>
              <w:ind w:firstLine="0"/>
              <w:rPr>
                <w:sz w:val="28"/>
                <w:szCs w:val="28"/>
              </w:rPr>
            </w:pPr>
            <w:r w:rsidRPr="00B80603">
              <w:rPr>
                <w:sz w:val="28"/>
                <w:szCs w:val="28"/>
              </w:rPr>
              <w:t>_______________________________</w:t>
            </w:r>
          </w:p>
          <w:p w:rsidR="00927A22" w:rsidRPr="00B80603" w:rsidRDefault="00927A22" w:rsidP="00275622">
            <w:pPr>
              <w:spacing w:line="276" w:lineRule="auto"/>
              <w:ind w:firstLine="0"/>
              <w:jc w:val="center"/>
              <w:rPr>
                <w:sz w:val="16"/>
                <w:szCs w:val="16"/>
              </w:rPr>
            </w:pPr>
            <w:r w:rsidRPr="00B80603">
              <w:rPr>
                <w:sz w:val="16"/>
                <w:szCs w:val="16"/>
              </w:rPr>
              <w:t>(подпись студента)</w:t>
            </w:r>
          </w:p>
        </w:tc>
      </w:tr>
      <w:tr w:rsidR="00927A22" w:rsidRPr="00B80603" w:rsidTr="003B5A16">
        <w:tc>
          <w:tcPr>
            <w:tcW w:w="4928" w:type="dxa"/>
          </w:tcPr>
          <w:p w:rsidR="00927A22" w:rsidRPr="00B80603" w:rsidRDefault="00927A22" w:rsidP="00275622">
            <w:pPr>
              <w:spacing w:line="276" w:lineRule="auto"/>
              <w:jc w:val="center"/>
              <w:rPr>
                <w:szCs w:val="24"/>
              </w:rPr>
            </w:pPr>
          </w:p>
        </w:tc>
        <w:tc>
          <w:tcPr>
            <w:tcW w:w="4645" w:type="dxa"/>
          </w:tcPr>
          <w:p w:rsidR="00927A22" w:rsidRPr="00B80603" w:rsidRDefault="00C50625" w:rsidP="00275622">
            <w:pPr>
              <w:spacing w:line="276" w:lineRule="auto"/>
              <w:ind w:firstLine="0"/>
              <w:rPr>
                <w:sz w:val="28"/>
                <w:szCs w:val="28"/>
              </w:rPr>
            </w:pPr>
            <w:r w:rsidRPr="00B80603">
              <w:rPr>
                <w:sz w:val="28"/>
                <w:szCs w:val="28"/>
              </w:rPr>
              <w:t>Курсоваяработа</w:t>
            </w:r>
            <w:r w:rsidR="00927A22" w:rsidRPr="00B80603">
              <w:rPr>
                <w:sz w:val="28"/>
                <w:szCs w:val="28"/>
              </w:rPr>
              <w:t xml:space="preserve"> представлен</w:t>
            </w:r>
            <w:r w:rsidRPr="00B80603">
              <w:rPr>
                <w:sz w:val="28"/>
                <w:szCs w:val="28"/>
              </w:rPr>
              <w:t>а</w:t>
            </w:r>
            <w:r w:rsidR="00927A22" w:rsidRPr="00B80603">
              <w:rPr>
                <w:sz w:val="28"/>
                <w:szCs w:val="28"/>
              </w:rPr>
              <w:t xml:space="preserve"> на проверку ___.____.20</w:t>
            </w:r>
            <w:r w:rsidR="009C6ADB" w:rsidRPr="00B80603">
              <w:rPr>
                <w:sz w:val="28"/>
                <w:szCs w:val="28"/>
              </w:rPr>
              <w:t>2</w:t>
            </w:r>
            <w:r w:rsidR="00236D04">
              <w:rPr>
                <w:sz w:val="28"/>
                <w:szCs w:val="28"/>
              </w:rPr>
              <w:t>4</w:t>
            </w:r>
          </w:p>
          <w:p w:rsidR="00927A22" w:rsidRPr="00B80603" w:rsidRDefault="00927A22" w:rsidP="00275622">
            <w:pPr>
              <w:spacing w:line="276" w:lineRule="auto"/>
              <w:ind w:firstLine="0"/>
              <w:rPr>
                <w:sz w:val="28"/>
                <w:szCs w:val="28"/>
              </w:rPr>
            </w:pPr>
            <w:r w:rsidRPr="00B80603">
              <w:rPr>
                <w:sz w:val="28"/>
                <w:szCs w:val="28"/>
              </w:rPr>
              <w:t>_______________________________</w:t>
            </w:r>
          </w:p>
          <w:p w:rsidR="00927A22" w:rsidRPr="00B80603" w:rsidRDefault="00927A22" w:rsidP="00275622">
            <w:pPr>
              <w:spacing w:line="276" w:lineRule="auto"/>
              <w:ind w:firstLine="0"/>
              <w:jc w:val="center"/>
              <w:rPr>
                <w:sz w:val="16"/>
                <w:szCs w:val="16"/>
              </w:rPr>
            </w:pPr>
            <w:r w:rsidRPr="00B80603">
              <w:rPr>
                <w:sz w:val="16"/>
                <w:szCs w:val="16"/>
              </w:rPr>
              <w:t>(подпись студента)</w:t>
            </w:r>
          </w:p>
        </w:tc>
      </w:tr>
    </w:tbl>
    <w:p w:rsidR="005617C7" w:rsidRPr="00B80603" w:rsidRDefault="005617C7" w:rsidP="00275622">
      <w:pPr>
        <w:spacing w:line="276" w:lineRule="auto"/>
        <w:ind w:firstLine="0"/>
        <w:rPr>
          <w:rFonts w:eastAsia="Times New Roman" w:cs="Times New Roman"/>
          <w:szCs w:val="24"/>
          <w:lang w:eastAsia="ru-RU"/>
        </w:rPr>
      </w:pPr>
    </w:p>
    <w:p w:rsidR="00032960" w:rsidRDefault="00032960" w:rsidP="00275622">
      <w:pPr>
        <w:spacing w:line="276" w:lineRule="auto"/>
        <w:ind w:firstLine="0"/>
        <w:rPr>
          <w:rFonts w:eastAsia="Times New Roman" w:cs="Times New Roman"/>
          <w:szCs w:val="24"/>
          <w:lang w:eastAsia="ru-RU"/>
        </w:rPr>
      </w:pPr>
    </w:p>
    <w:p w:rsidR="005617C7" w:rsidRPr="00B80603" w:rsidRDefault="005617C7" w:rsidP="00275622">
      <w:pPr>
        <w:spacing w:line="276" w:lineRule="auto"/>
        <w:ind w:firstLine="0"/>
        <w:rPr>
          <w:rFonts w:eastAsia="Times New Roman" w:cs="Times New Roman"/>
          <w:szCs w:val="24"/>
          <w:lang w:eastAsia="ru-RU"/>
        </w:rPr>
      </w:pPr>
    </w:p>
    <w:p w:rsidR="00906C3E" w:rsidRPr="00B80603" w:rsidRDefault="00927A22" w:rsidP="00275622">
      <w:pPr>
        <w:spacing w:line="276" w:lineRule="auto"/>
        <w:ind w:firstLine="0"/>
        <w:jc w:val="center"/>
        <w:rPr>
          <w:rFonts w:eastAsia="Times New Roman" w:cs="Times New Roman"/>
          <w:szCs w:val="24"/>
          <w:lang w:eastAsia="ru-RU"/>
        </w:rPr>
      </w:pPr>
      <w:r w:rsidRPr="00B80603">
        <w:rPr>
          <w:rFonts w:eastAsia="Times New Roman" w:cs="Times New Roman"/>
          <w:szCs w:val="24"/>
          <w:lang w:eastAsia="ru-RU"/>
        </w:rPr>
        <w:t>Минск 20</w:t>
      </w:r>
      <w:r w:rsidR="001E5250" w:rsidRPr="00B80603">
        <w:rPr>
          <w:rFonts w:eastAsia="Times New Roman" w:cs="Times New Roman"/>
          <w:szCs w:val="24"/>
          <w:lang w:eastAsia="ru-RU"/>
        </w:rPr>
        <w:t>2</w:t>
      </w:r>
      <w:r w:rsidR="00236D04">
        <w:rPr>
          <w:rFonts w:eastAsia="Times New Roman" w:cs="Times New Roman"/>
          <w:szCs w:val="24"/>
          <w:lang w:eastAsia="ru-RU"/>
        </w:rPr>
        <w:t>4</w:t>
      </w:r>
    </w:p>
    <w:p w:rsidR="006D3D0A" w:rsidRDefault="006D3D0A" w:rsidP="00275622">
      <w:pPr>
        <w:pageBreakBefore/>
        <w:spacing w:line="276" w:lineRule="auto"/>
        <w:ind w:firstLine="0"/>
        <w:rPr>
          <w:b/>
          <w:szCs w:val="28"/>
        </w:rPr>
        <w:sectPr w:rsidR="006D3D0A" w:rsidSect="00032960">
          <w:footerReference w:type="default" r:id="rId9"/>
          <w:footerReference w:type="first" r:id="rId10"/>
          <w:pgSz w:w="11906" w:h="16838"/>
          <w:pgMar w:top="1134" w:right="851" w:bottom="1531" w:left="1701" w:header="0" w:footer="964" w:gutter="0"/>
          <w:pgNumType w:start="1"/>
          <w:cols w:space="708"/>
          <w:titlePg/>
          <w:docGrid w:linePitch="381"/>
        </w:sectPr>
      </w:pPr>
    </w:p>
    <w:p w:rsidR="002C371E" w:rsidRDefault="002C371E" w:rsidP="00275622">
      <w:pPr>
        <w:pStyle w:val="10"/>
        <w:spacing w:line="276" w:lineRule="auto"/>
        <w:ind w:firstLine="0"/>
        <w:jc w:val="center"/>
        <w:rPr>
          <w:rFonts w:cs="Times New Roman"/>
          <w:szCs w:val="28"/>
        </w:rPr>
      </w:pPr>
      <w:bookmarkStart w:id="6" w:name="_Toc134611263"/>
      <w:bookmarkStart w:id="7" w:name="_Toc135782961"/>
      <w:r w:rsidRPr="00360163">
        <w:rPr>
          <w:rFonts w:cs="Times New Roman"/>
          <w:szCs w:val="28"/>
        </w:rPr>
        <w:lastRenderedPageBreak/>
        <w:t>ВВЕДЕНИЕ</w:t>
      </w:r>
      <w:bookmarkEnd w:id="6"/>
      <w:bookmarkEnd w:id="7"/>
    </w:p>
    <w:p w:rsidR="0079011F" w:rsidRPr="0079011F" w:rsidRDefault="0079011F" w:rsidP="0079011F"/>
    <w:p w:rsidR="0079011F" w:rsidRDefault="0079011F" w:rsidP="0079011F">
      <w:pPr>
        <w:pStyle w:val="af2"/>
        <w:shd w:val="clear" w:color="auto" w:fill="FFFFFF"/>
        <w:spacing w:before="0" w:beforeAutospacing="0" w:after="0" w:afterAutospacing="0" w:line="290" w:lineRule="auto"/>
        <w:textAlignment w:val="top"/>
        <w:rPr>
          <w:sz w:val="28"/>
          <w:szCs w:val="28"/>
        </w:rPr>
      </w:pPr>
      <w:bookmarkStart w:id="8" w:name="_Toc103977886"/>
      <w:r w:rsidRPr="00893A05">
        <w:rPr>
          <w:sz w:val="28"/>
          <w:szCs w:val="28"/>
        </w:rPr>
        <w:t>Разработка программы расчета рейтинга телешоу является важным инструментом для телевизионных компаний и аналитических агентств. Благодаря оценке популярности можно определить, насколько популярным станет конкретное телешоу. Это важно для телевизионных компаний, поскольку они могут использовать эти данные для принятия решений о продлении, изменении или отмене программы, а также для планирования рекламных кампаний. Рейтинг телешоу является одним из ключевых показателей привлекательности для рекламодателей. Чем выше рейтинг, тем больше вероятность привлечения высококлассных рекламодателей и, следовательно, увеличение доходов телевизионной компании</w:t>
      </w:r>
      <w:r w:rsidRPr="00893A05">
        <w:rPr>
          <w:color w:val="000000"/>
          <w:sz w:val="28"/>
          <w:szCs w:val="28"/>
        </w:rPr>
        <w:t>, так как  на размещение рекламы во время рейтинговых программ каналы устанавливают очень высокие цены</w:t>
      </w:r>
      <w:r w:rsidRPr="00893A05">
        <w:rPr>
          <w:sz w:val="28"/>
          <w:szCs w:val="28"/>
        </w:rPr>
        <w:t xml:space="preserve">. </w:t>
      </w:r>
      <w:r w:rsidRPr="00893A05">
        <w:rPr>
          <w:color w:val="000000"/>
          <w:sz w:val="28"/>
          <w:szCs w:val="28"/>
        </w:rPr>
        <w:t>Рекламодатели также используют эти данные для того, чтобы оценить эффективность рекламных кампаний конкурентов.</w:t>
      </w:r>
      <w:r w:rsidRPr="00893A05">
        <w:rPr>
          <w:sz w:val="28"/>
          <w:szCs w:val="28"/>
        </w:rPr>
        <w:t xml:space="preserve"> Рейтинги помогают оценить эффективность различных телешоу и их воздействие на аудиторию. Это позволяет проводить анализ конкретных форматов, жанров и концепций программы, чтобы определить, какие из них наиболее успешны и соответствуют вкусам зрителей. Рейтинговая информация также полезна для проведения конкурентного анализа.</w:t>
      </w:r>
      <w:r w:rsidRPr="00CB0E1F">
        <w:rPr>
          <w:sz w:val="28"/>
          <w:szCs w:val="28"/>
        </w:rPr>
        <w:t xml:space="preserve">Рейтинг телешоу является важным инструментом для оценки качества контента, представляемого на телевидении. Высокий рейтинг указывает на то, что программа привлекает и удерживает внимание зрителей, что может свидетельствовать о высоком качестве </w:t>
      </w:r>
      <w:r w:rsidRPr="009668F2">
        <w:rPr>
          <w:sz w:val="28"/>
          <w:szCs w:val="28"/>
        </w:rPr>
        <w:t>сценария, актерской игры, продакшн-ценностей и других аспектов программы. Это помогает телекомпаниям и студиям оценить успешность своего контента и принимать решения о его дальнейшем развитии и улучшении.</w:t>
      </w:r>
    </w:p>
    <w:p w:rsidR="0079011F" w:rsidRDefault="0079011F" w:rsidP="0079011F">
      <w:pPr>
        <w:pStyle w:val="af2"/>
        <w:shd w:val="clear" w:color="auto" w:fill="FFFFFF"/>
        <w:spacing w:before="0" w:beforeAutospacing="0" w:after="0" w:afterAutospacing="0" w:line="290" w:lineRule="auto"/>
        <w:textAlignment w:val="top"/>
        <w:rPr>
          <w:sz w:val="28"/>
          <w:szCs w:val="28"/>
        </w:rPr>
      </w:pPr>
      <w:r w:rsidRPr="009668F2">
        <w:rPr>
          <w:sz w:val="28"/>
          <w:szCs w:val="28"/>
        </w:rPr>
        <w:t>Все эти причины подчеркивают важность разработки программы расчета рейтинга телешоу. Она обеспечивает надежные данные, на основе которых можно принимать стратегические решения, оптимизировать использование ресурсов и улучшать взаимодействие с аудиторией и рекламодателями.</w:t>
      </w:r>
    </w:p>
    <w:p w:rsidR="00C151AE" w:rsidRDefault="00C151AE" w:rsidP="00275622">
      <w:pPr>
        <w:tabs>
          <w:tab w:val="left" w:pos="9072"/>
        </w:tabs>
        <w:spacing w:line="276" w:lineRule="auto"/>
      </w:pPr>
    </w:p>
    <w:p w:rsidR="00C151AE" w:rsidRDefault="00C151AE" w:rsidP="00275622">
      <w:pPr>
        <w:tabs>
          <w:tab w:val="left" w:pos="9072"/>
        </w:tabs>
        <w:spacing w:line="276" w:lineRule="auto"/>
      </w:pPr>
    </w:p>
    <w:p w:rsidR="00C151AE" w:rsidRDefault="00C151AE" w:rsidP="00275622">
      <w:pPr>
        <w:tabs>
          <w:tab w:val="left" w:pos="9072"/>
        </w:tabs>
        <w:spacing w:line="276" w:lineRule="auto"/>
      </w:pPr>
    </w:p>
    <w:p w:rsidR="00C151AE" w:rsidRDefault="00C151AE" w:rsidP="00275622">
      <w:pPr>
        <w:tabs>
          <w:tab w:val="left" w:pos="9072"/>
        </w:tabs>
        <w:spacing w:line="276" w:lineRule="auto"/>
      </w:pPr>
    </w:p>
    <w:p w:rsidR="00CB3F26" w:rsidRPr="003A5B5A" w:rsidRDefault="00CB3F26" w:rsidP="00275622">
      <w:pPr>
        <w:pStyle w:val="10"/>
        <w:numPr>
          <w:ilvl w:val="0"/>
          <w:numId w:val="40"/>
        </w:numPr>
        <w:spacing w:line="276" w:lineRule="auto"/>
        <w:ind w:left="993" w:hanging="284"/>
      </w:pPr>
      <w:bookmarkStart w:id="9" w:name="_Toc134611264"/>
      <w:bookmarkStart w:id="10" w:name="_Toc135782962"/>
      <w:r w:rsidRPr="003A5B5A">
        <w:lastRenderedPageBreak/>
        <w:t>АНАЛИЗ И МОДЕЛИРОВАНИЕ ПРЕДМЕТНОЙ ОБЛАСТИПРОГРАММНОГО СРЕДСТВА</w:t>
      </w:r>
      <w:bookmarkEnd w:id="8"/>
      <w:bookmarkEnd w:id="9"/>
      <w:bookmarkEnd w:id="10"/>
    </w:p>
    <w:p w:rsidR="00CB3F26" w:rsidRPr="00B80603" w:rsidRDefault="00CB3F26" w:rsidP="00275622">
      <w:pPr>
        <w:spacing w:line="276" w:lineRule="auto"/>
        <w:jc w:val="left"/>
        <w:rPr>
          <w:rFonts w:eastAsia="Times New Roman" w:cs="Times New Roman"/>
          <w:b/>
          <w:szCs w:val="28"/>
        </w:rPr>
      </w:pPr>
    </w:p>
    <w:p w:rsidR="00617E9C" w:rsidRDefault="00CB3F26" w:rsidP="00275622">
      <w:pPr>
        <w:pStyle w:val="2"/>
        <w:numPr>
          <w:ilvl w:val="1"/>
          <w:numId w:val="19"/>
        </w:numPr>
        <w:spacing w:line="276" w:lineRule="auto"/>
        <w:jc w:val="left"/>
      </w:pPr>
      <w:bookmarkStart w:id="11" w:name="_Toc103977887"/>
      <w:bookmarkStart w:id="12" w:name="_Toc134611265"/>
      <w:bookmarkStart w:id="13" w:name="_Toc135782963"/>
      <w:commentRangeStart w:id="14"/>
      <w:r w:rsidRPr="003A5B5A">
        <w:t>Описание предметной области</w:t>
      </w:r>
      <w:bookmarkEnd w:id="11"/>
      <w:bookmarkEnd w:id="12"/>
      <w:bookmarkEnd w:id="13"/>
      <w:commentRangeEnd w:id="14"/>
      <w:r w:rsidR="00A14814">
        <w:rPr>
          <w:rStyle w:val="a7"/>
          <w:rFonts w:eastAsiaTheme="minorHAnsi" w:cstheme="minorBidi"/>
          <w:b w:val="0"/>
        </w:rPr>
        <w:commentReference w:id="14"/>
      </w:r>
    </w:p>
    <w:p w:rsidR="004E7128" w:rsidRDefault="004E7128" w:rsidP="00275622">
      <w:pPr>
        <w:spacing w:line="276" w:lineRule="auto"/>
      </w:pPr>
    </w:p>
    <w:p w:rsidR="00830006" w:rsidRDefault="00B401F9" w:rsidP="00275622">
      <w:pPr>
        <w:pStyle w:val="22"/>
        <w:spacing w:line="276" w:lineRule="auto"/>
      </w:pPr>
      <w:r w:rsidRPr="00B401F9">
        <w:t xml:space="preserve">Рейтинг телешоу выполняет несколько важных функций и имеет разнообразные применения. Прежде всего, он служит для оценки популярности телевизионных программ среди зрителей. Высокий рейтинг свидетельствует о том, что программа привлекает большую аудиторию и пользуется значительной популярностью. Это информация, которая носит огромное значение для телевизионных компаний и студий, поскольку позволяет им оценить успех своего контента и понять, какие программы привлекают больше зрителей.  </w:t>
      </w:r>
    </w:p>
    <w:p w:rsidR="00830006" w:rsidRDefault="00B401F9" w:rsidP="00275622">
      <w:pPr>
        <w:pStyle w:val="22"/>
        <w:spacing w:line="276" w:lineRule="auto"/>
      </w:pPr>
      <w:r w:rsidRPr="00B401F9">
        <w:t xml:space="preserve">Кроме того, рейтинг телешоу является фактором привлечения рекламодателей. Рекламные компании стремятся размещать свои рекламные сообщения перед широкой аудиторией, и телевизионные программы с высокими рейтингами могут быть более привлекательными для них. Это связано с тем, что такие программы обеспечивают большую видимость и охват аудитории, что в свою очередь повышает эффективность рекламной кампании.  </w:t>
      </w:r>
    </w:p>
    <w:p w:rsidR="00830006" w:rsidRDefault="00B401F9" w:rsidP="00275622">
      <w:pPr>
        <w:pStyle w:val="22"/>
        <w:spacing w:line="276" w:lineRule="auto"/>
      </w:pPr>
      <w:r w:rsidRPr="00B401F9">
        <w:t xml:space="preserve">Рейтинг телешоу также помогает оценить эффективность различных стратегий и тактик ведения программ. Программы с высокими рейтингами указывают на то, что они привлекают и удерживают внимание зрителей. Это может быть связано с качественным контентом, интересными сюжетами и другими факторами успеха. Используя рейтинги, телевизионные компании и продюсеры могут оценить эффективность своих творческих решений и маркетинговых стратегий.  </w:t>
      </w:r>
    </w:p>
    <w:p w:rsidR="003622B9" w:rsidRDefault="00B401F9" w:rsidP="00275622">
      <w:pPr>
        <w:pStyle w:val="22"/>
        <w:spacing w:line="276" w:lineRule="auto"/>
      </w:pPr>
      <w:r w:rsidRPr="00B401F9">
        <w:t xml:space="preserve">Еще одним важным аспектом рейтинга телешоу является его роль в конкурентном анализе. Путем сравнения рейтингов различных программ можно определить, какие из них пользуются большей популярностью у зрителей. Это помогает телевизионным компаниям лучше понять своих конкурентов, их преимущества и слабые стороны. Анализ рейтингов также помогает разрабатывать стратегии для привлечения и удержания аудитории, а также для развития своего контента в соответствии с предпочтениями зрителей.  </w:t>
      </w:r>
    </w:p>
    <w:p w:rsidR="003622B9" w:rsidRDefault="00B401F9" w:rsidP="00275622">
      <w:pPr>
        <w:pStyle w:val="22"/>
        <w:spacing w:line="276" w:lineRule="auto"/>
      </w:pPr>
      <w:r w:rsidRPr="00B401F9">
        <w:t xml:space="preserve">Наконец, рейтинг телешоу играет важную роль в оценке эффективности рекламных кампаний. Анализ изменений рейтингов до, во время и после показа рекламы позволяет оценить, насколько успешно </w:t>
      </w:r>
      <w:r w:rsidRPr="00B401F9">
        <w:lastRenderedPageBreak/>
        <w:t xml:space="preserve">рекламное сообщение привлекает и удерживает внимание зрителей. Это помогает рекламодателям и телевизионным компаниям оптимизировать свои рекламные стратегии и максимизировать результаты своих рекламных кампаний.  </w:t>
      </w:r>
    </w:p>
    <w:p w:rsidR="00C151AE" w:rsidRDefault="00B401F9" w:rsidP="00275622">
      <w:pPr>
        <w:pStyle w:val="22"/>
        <w:spacing w:line="276" w:lineRule="auto"/>
      </w:pPr>
      <w:r w:rsidRPr="00B401F9">
        <w:t>В итоге, рейтинг телешоу является важным инструментом для оценки популярности, эффективности конкурентоспособности телевизионных программ. Он помогает принимать решения о контентном развитии, рекламных стратегиях и других аспектах, связанных с производством и распространением телевизионных шоу. Рейтинги предоставляют ценную информацию, которая помогает определить, какие программы стоит продолжать, какие нуждаются в изменениях и какие могут привлечь больше зрителей и рекламных партнеров.</w:t>
      </w:r>
    </w:p>
    <w:p w:rsidR="003622B9" w:rsidRPr="00E923AA" w:rsidRDefault="003622B9" w:rsidP="00275622">
      <w:pPr>
        <w:pStyle w:val="22"/>
        <w:spacing w:line="276" w:lineRule="auto"/>
      </w:pPr>
    </w:p>
    <w:p w:rsidR="00710E36" w:rsidRDefault="000612D7" w:rsidP="00275622">
      <w:pPr>
        <w:pStyle w:val="2"/>
        <w:numPr>
          <w:ilvl w:val="1"/>
          <w:numId w:val="19"/>
        </w:numPr>
        <w:spacing w:line="276" w:lineRule="auto"/>
        <w:jc w:val="left"/>
        <w:rPr>
          <w:rFonts w:eastAsia="Times New Roman" w:cs="Times New Roman"/>
          <w:szCs w:val="28"/>
        </w:rPr>
      </w:pPr>
      <w:bookmarkStart w:id="15" w:name="_Toc103977888"/>
      <w:bookmarkStart w:id="16" w:name="_Toc134611266"/>
      <w:bookmarkStart w:id="17" w:name="_Toc135782964"/>
      <w:commentRangeStart w:id="18"/>
      <w:commentRangeStart w:id="19"/>
      <w:r w:rsidRPr="00360163">
        <w:rPr>
          <w:rFonts w:eastAsia="Times New Roman" w:cs="Times New Roman"/>
          <w:szCs w:val="28"/>
        </w:rPr>
        <w:t xml:space="preserve">Разработка функциональной модели предметной области в нотации </w:t>
      </w:r>
      <w:r w:rsidRPr="00360163">
        <w:rPr>
          <w:rFonts w:eastAsia="Times New Roman" w:cs="Times New Roman"/>
          <w:szCs w:val="28"/>
          <w:lang w:val="en-US"/>
        </w:rPr>
        <w:t>IDEF</w:t>
      </w:r>
      <w:r w:rsidRPr="00360163">
        <w:rPr>
          <w:rFonts w:eastAsia="Times New Roman" w:cs="Times New Roman"/>
          <w:szCs w:val="28"/>
        </w:rPr>
        <w:t>0</w:t>
      </w:r>
      <w:bookmarkEnd w:id="15"/>
      <w:bookmarkEnd w:id="16"/>
      <w:bookmarkEnd w:id="17"/>
      <w:commentRangeEnd w:id="18"/>
      <w:r w:rsidR="00A14814">
        <w:rPr>
          <w:rStyle w:val="a7"/>
          <w:rFonts w:eastAsiaTheme="minorHAnsi" w:cstheme="minorBidi"/>
          <w:b w:val="0"/>
        </w:rPr>
        <w:commentReference w:id="18"/>
      </w:r>
      <w:commentRangeEnd w:id="19"/>
      <w:r w:rsidR="00A14814">
        <w:rPr>
          <w:rStyle w:val="a7"/>
          <w:rFonts w:eastAsiaTheme="minorHAnsi" w:cstheme="minorBidi"/>
          <w:b w:val="0"/>
        </w:rPr>
        <w:commentReference w:id="19"/>
      </w:r>
    </w:p>
    <w:p w:rsidR="00EF6CFA" w:rsidRPr="00EF6CFA" w:rsidRDefault="00EF6CFA" w:rsidP="00275622">
      <w:pPr>
        <w:spacing w:line="276" w:lineRule="auto"/>
      </w:pPr>
    </w:p>
    <w:p w:rsidR="00710E36" w:rsidRPr="00710E36" w:rsidRDefault="00710E36" w:rsidP="00275622">
      <w:pPr>
        <w:pStyle w:val="22"/>
        <w:spacing w:line="276" w:lineRule="auto"/>
      </w:pPr>
      <w:r w:rsidRPr="00710E36">
        <w:t>IDEF0 (Integration Definition forFunctionModeling)</w:t>
      </w:r>
      <w:r w:rsidR="00EF6CFA" w:rsidRPr="00220068">
        <w:t>–</w:t>
      </w:r>
      <w:r w:rsidRPr="00710E36">
        <w:t xml:space="preserve"> это методология и язык моделирования, используемые для анализа и проектирования бизнес-процессов. Она позволяет описывать функции, потоки данных и контроль в бизнес-процессах и представляет их в виде блок-схем.</w:t>
      </w:r>
    </w:p>
    <w:p w:rsidR="00710E36"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8D5085">
        <w:t>по оцениванию телешоу</w:t>
      </w:r>
      <w:r w:rsidRPr="00710E36">
        <w:t>.</w:t>
      </w:r>
    </w:p>
    <w:p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самая верхняя диаграмма, на которой объект моделирования представлен единственным блоком с граничными стрелками. Стрелки на этой диаграмме отображают связи объекта моделирования с окружающей средой.</w:t>
      </w:r>
    </w:p>
    <w:p w:rsidR="000612D7" w:rsidRPr="001A5446" w:rsidRDefault="000612D7" w:rsidP="0027562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79011F" w:rsidRPr="001A5446">
        <w:rPr>
          <w:szCs w:val="28"/>
        </w:rPr>
        <w:t xml:space="preserve"> Разработать программу расчета рейтинга телешоу</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“Данные </w:t>
      </w:r>
      <w:r w:rsidR="0079011F" w:rsidRPr="001A5446">
        <w:rPr>
          <w:szCs w:val="28"/>
        </w:rPr>
        <w:t>пользователя</w:t>
      </w:r>
      <w:r w:rsidRPr="001A5446">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Управляющие для системы </w:t>
      </w:r>
      <w:r w:rsidR="00710E36" w:rsidRPr="001A5446">
        <w:rPr>
          <w:szCs w:val="28"/>
        </w:rPr>
        <w:t xml:space="preserve">бронирования </w:t>
      </w:r>
      <w:r w:rsidRPr="001A5446">
        <w:rPr>
          <w:szCs w:val="28"/>
        </w:rPr>
        <w:t>– “</w:t>
      </w:r>
      <w:r w:rsidR="006F581F" w:rsidRPr="001A5446">
        <w:rPr>
          <w:szCs w:val="28"/>
        </w:rPr>
        <w:t>База данных</w:t>
      </w:r>
      <w:r w:rsidRPr="001A5446">
        <w:rPr>
          <w:szCs w:val="28"/>
        </w:rPr>
        <w:t>”, “</w:t>
      </w:r>
      <w:r w:rsidR="00931B2D" w:rsidRPr="001A5446">
        <w:rPr>
          <w:szCs w:val="28"/>
        </w:rPr>
        <w:t>Каталог различных телешоу</w:t>
      </w:r>
      <w:r w:rsidRPr="001A5446">
        <w:rPr>
          <w:szCs w:val="28"/>
        </w:rPr>
        <w:t>”</w:t>
      </w:r>
      <w:r w:rsidR="005F46FF" w:rsidRPr="001A5446">
        <w:rPr>
          <w:szCs w:val="28"/>
        </w:rPr>
        <w:t>, “</w:t>
      </w:r>
      <w:r w:rsidR="00931B2D" w:rsidRPr="001A5446">
        <w:rPr>
          <w:szCs w:val="28"/>
        </w:rPr>
        <w:t>Интересы пользователя</w:t>
      </w:r>
      <w:r w:rsidR="005F46FF" w:rsidRPr="001A5446">
        <w:rPr>
          <w:szCs w:val="28"/>
        </w:rPr>
        <w:t>”,</w:t>
      </w:r>
      <w:r w:rsidR="00CE7AC4" w:rsidRPr="00CE7AC4">
        <w:rPr>
          <w:szCs w:val="28"/>
        </w:rPr>
        <w:t>“</w:t>
      </w:r>
      <w:r w:rsidR="00773D2C" w:rsidRPr="001A5446">
        <w:rPr>
          <w:szCs w:val="28"/>
        </w:rPr>
        <w:t>Рук</w:t>
      </w:r>
      <w:r w:rsidR="001A5446">
        <w:rPr>
          <w:szCs w:val="28"/>
        </w:rPr>
        <w:t>о</w:t>
      </w:r>
      <w:r w:rsidR="00773D2C" w:rsidRPr="001A5446">
        <w:rPr>
          <w:szCs w:val="28"/>
        </w:rPr>
        <w:t>водство пользователя</w:t>
      </w:r>
      <w:r w:rsidR="005F46FF"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т клиент,</w:t>
      </w:r>
      <w:r w:rsidR="00773D2C" w:rsidRPr="001A5446">
        <w:rPr>
          <w:szCs w:val="28"/>
        </w:rPr>
        <w:t>администр</w:t>
      </w:r>
      <w:r w:rsidR="00CD3888" w:rsidRPr="001A5446">
        <w:rPr>
          <w:szCs w:val="28"/>
        </w:rPr>
        <w:t>а</w:t>
      </w:r>
      <w:r w:rsidR="00773D2C" w:rsidRPr="001A5446">
        <w:rPr>
          <w:szCs w:val="28"/>
        </w:rPr>
        <w:t>тор</w:t>
      </w:r>
      <w:r w:rsidRPr="001A5446">
        <w:rPr>
          <w:szCs w:val="28"/>
        </w:rPr>
        <w:t xml:space="preserve">, который регистрирует </w:t>
      </w:r>
      <w:r w:rsidR="00DD51C1" w:rsidRPr="001A5446">
        <w:rPr>
          <w:szCs w:val="28"/>
        </w:rPr>
        <w:t>клиента</w:t>
      </w:r>
      <w:r w:rsidRPr="001A5446">
        <w:rPr>
          <w:szCs w:val="28"/>
        </w:rPr>
        <w:t xml:space="preserve">, и компьютер, с помощью которого эта регистрация непосредственно осуществляется. После </w:t>
      </w:r>
      <w:r w:rsidRPr="001A5446">
        <w:rPr>
          <w:szCs w:val="28"/>
        </w:rPr>
        <w:lastRenderedPageBreak/>
        <w:t xml:space="preserve">завершения процесса </w:t>
      </w:r>
      <w:r w:rsidR="00DD51C1" w:rsidRPr="001A5446">
        <w:rPr>
          <w:szCs w:val="28"/>
        </w:rPr>
        <w:t>клиент получает</w:t>
      </w:r>
      <w:r w:rsidRPr="001A5446">
        <w:rPr>
          <w:szCs w:val="28"/>
        </w:rPr>
        <w:t xml:space="preserve"> “</w:t>
      </w:r>
      <w:r w:rsidR="005A370D" w:rsidRPr="001A5446">
        <w:rPr>
          <w:szCs w:val="28"/>
        </w:rPr>
        <w:t>Информацию о текущем рейтинге телешоу</w:t>
      </w:r>
      <w:r w:rsidRPr="001A5446">
        <w:rPr>
          <w:szCs w:val="28"/>
        </w:rPr>
        <w:t xml:space="preserve">”.  </w:t>
      </w:r>
    </w:p>
    <w:p w:rsidR="004E7128" w:rsidRDefault="004E7128" w:rsidP="00275622">
      <w:pPr>
        <w:pStyle w:val="22"/>
        <w:spacing w:line="276" w:lineRule="auto"/>
        <w:rPr>
          <w:szCs w:val="28"/>
        </w:rPr>
      </w:pPr>
    </w:p>
    <w:p w:rsidR="00B35E2E" w:rsidRPr="00B80603" w:rsidRDefault="00B35E2E" w:rsidP="00275622">
      <w:pPr>
        <w:pStyle w:val="22"/>
        <w:spacing w:line="276" w:lineRule="auto"/>
        <w:rPr>
          <w:szCs w:val="28"/>
        </w:rPr>
      </w:pPr>
    </w:p>
    <w:p w:rsidR="000612D7" w:rsidRPr="00B80603" w:rsidRDefault="0079011F" w:rsidP="0079011F">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extent cx="5836920" cy="40584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73" t="19706" r="28000" b="9679"/>
                    <a:stretch/>
                  </pic:blipFill>
                  <pic:spPr bwMode="auto">
                    <a:xfrm>
                      <a:off x="0" y="0"/>
                      <a:ext cx="5868958" cy="408069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12D7" w:rsidRDefault="000612D7" w:rsidP="00DE5194">
      <w:pPr>
        <w:pStyle w:val="22"/>
        <w:spacing w:line="276" w:lineRule="auto"/>
        <w:ind w:firstLine="0"/>
        <w:jc w:val="center"/>
      </w:pPr>
      <w:commentRangeStart w:id="20"/>
      <w:r w:rsidRPr="00B80603">
        <w:t>Рисунок 1</w:t>
      </w:r>
      <w:r w:rsidR="008F1DB2" w:rsidRPr="00B80603">
        <w:t>.1</w:t>
      </w:r>
      <w:r w:rsidR="00E61183" w:rsidRPr="00B80603">
        <w:rPr>
          <w:szCs w:val="28"/>
        </w:rPr>
        <w:t>–</w:t>
      </w:r>
      <w:r w:rsidRPr="00B80603">
        <w:t xml:space="preserve"> Контекстная диаграмма модели А-0</w:t>
      </w:r>
      <w:commentRangeEnd w:id="20"/>
      <w:r w:rsidR="00A14814">
        <w:rPr>
          <w:rStyle w:val="a7"/>
        </w:rPr>
        <w:commentReference w:id="20"/>
      </w:r>
    </w:p>
    <w:p w:rsidR="00B35E2E" w:rsidRDefault="00B35E2E" w:rsidP="00F062C5">
      <w:pPr>
        <w:pStyle w:val="22"/>
        <w:spacing w:line="276" w:lineRule="auto"/>
        <w:ind w:firstLine="0"/>
      </w:pPr>
    </w:p>
    <w:p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Pr="006C7203">
        <w:t>“</w:t>
      </w:r>
      <w:r w:rsidR="00B3111F">
        <w:rPr>
          <w:rFonts w:eastAsia="Times New Roman" w:cs="Times New Roman"/>
        </w:rPr>
        <w:t>Разработать программу расчета рейтинга телешоу</w:t>
      </w:r>
      <w:r w:rsidRPr="006C7203">
        <w:t>”</w:t>
      </w:r>
      <w:r w:rsidRPr="000F01C8">
        <w:t xml:space="preserve">. В данном случае </w:t>
      </w:r>
      <w:r>
        <w:t>мы получили диаграмму, состоящую из четырех процессов:</w:t>
      </w:r>
    </w:p>
    <w:p w:rsidR="00F062C5" w:rsidRPr="00331B2D" w:rsidRDefault="003533BD" w:rsidP="00F062C5">
      <w:pPr>
        <w:pStyle w:val="af4"/>
        <w:numPr>
          <w:ilvl w:val="0"/>
          <w:numId w:val="23"/>
        </w:numPr>
        <w:tabs>
          <w:tab w:val="left" w:pos="993"/>
        </w:tabs>
        <w:spacing w:line="276" w:lineRule="auto"/>
        <w:ind w:left="0" w:firstLine="709"/>
        <w:rPr>
          <w:rFonts w:cs="Times New Roman"/>
          <w:szCs w:val="28"/>
        </w:rPr>
      </w:pPr>
      <w:r w:rsidRPr="003533BD">
        <w:rPr>
          <w:szCs w:val="28"/>
        </w:rPr>
        <w:t>Вход в сис</w:t>
      </w:r>
      <w:r>
        <w:rPr>
          <w:szCs w:val="28"/>
        </w:rPr>
        <w:t>т</w:t>
      </w:r>
      <w:r w:rsidRPr="003533BD">
        <w:rPr>
          <w:szCs w:val="28"/>
        </w:rPr>
        <w:t xml:space="preserve">ему </w:t>
      </w:r>
      <w:r w:rsidR="00F062C5" w:rsidRPr="00331B2D">
        <w:rPr>
          <w:szCs w:val="28"/>
        </w:rPr>
        <w:t>–</w:t>
      </w:r>
      <w:r w:rsidR="00F062C5" w:rsidRPr="00331B2D">
        <w:rPr>
          <w:rFonts w:cs="Times New Roman"/>
          <w:szCs w:val="28"/>
        </w:rPr>
        <w:t>процесс регистрации новых пользователей, который включает ввод информации о персональных данных.</w:t>
      </w:r>
    </w:p>
    <w:p w:rsidR="00F062C5" w:rsidRPr="00C678EA" w:rsidRDefault="00BF79F3" w:rsidP="00F062C5">
      <w:pPr>
        <w:pStyle w:val="af4"/>
        <w:numPr>
          <w:ilvl w:val="0"/>
          <w:numId w:val="23"/>
        </w:numPr>
        <w:tabs>
          <w:tab w:val="left" w:pos="993"/>
        </w:tabs>
        <w:spacing w:line="276" w:lineRule="auto"/>
        <w:ind w:left="0" w:firstLine="709"/>
        <w:rPr>
          <w:rFonts w:cs="Times New Roman"/>
          <w:szCs w:val="28"/>
        </w:rPr>
      </w:pPr>
      <w:r w:rsidRPr="00BF79F3">
        <w:rPr>
          <w:szCs w:val="28"/>
        </w:rPr>
        <w:t>Получить список различных каналов</w:t>
      </w:r>
      <w:r w:rsidR="00F062C5" w:rsidRPr="00B80603">
        <w:rPr>
          <w:szCs w:val="28"/>
        </w:rPr>
        <w:t>–</w:t>
      </w:r>
      <w:r w:rsidR="00F062C5" w:rsidRPr="00C678EA">
        <w:rPr>
          <w:rFonts w:cs="Times New Roman"/>
          <w:szCs w:val="28"/>
        </w:rPr>
        <w:t>процесс, который позволяет пользователям системы просматривать информацию о доступны</w:t>
      </w:r>
      <w:r>
        <w:rPr>
          <w:rFonts w:cs="Times New Roman"/>
          <w:szCs w:val="28"/>
        </w:rPr>
        <w:t>х каналах</w:t>
      </w:r>
      <w:r w:rsidR="00F062C5" w:rsidRPr="00C678EA">
        <w:rPr>
          <w:rFonts w:cs="Times New Roman"/>
          <w:szCs w:val="28"/>
        </w:rPr>
        <w:t xml:space="preserve">. В рамках данного процесса </w:t>
      </w:r>
      <w:r w:rsidR="00F062C5">
        <w:rPr>
          <w:rFonts w:cs="Times New Roman"/>
          <w:szCs w:val="28"/>
        </w:rPr>
        <w:t xml:space="preserve">включается </w:t>
      </w:r>
      <w:r w:rsidR="00F062C5" w:rsidRPr="00C678EA">
        <w:rPr>
          <w:rFonts w:cs="Times New Roman"/>
          <w:szCs w:val="28"/>
        </w:rPr>
        <w:t xml:space="preserve">поиск </w:t>
      </w:r>
      <w:r w:rsidR="00FF71BD">
        <w:rPr>
          <w:rFonts w:cs="Times New Roman"/>
          <w:szCs w:val="28"/>
        </w:rPr>
        <w:t>телешоу по каналу</w:t>
      </w:r>
      <w:r w:rsidR="00F062C5" w:rsidRPr="00C678EA">
        <w:rPr>
          <w:rFonts w:cs="Times New Roman"/>
          <w:szCs w:val="28"/>
        </w:rPr>
        <w:t xml:space="preserve">, а также информация о </w:t>
      </w:r>
      <w:r w:rsidR="00FF71BD">
        <w:rPr>
          <w:rFonts w:cs="Times New Roman"/>
          <w:szCs w:val="28"/>
        </w:rPr>
        <w:t>канале</w:t>
      </w:r>
      <w:r w:rsidR="00F062C5" w:rsidRPr="00C678EA">
        <w:rPr>
          <w:rFonts w:cs="Times New Roman"/>
          <w:szCs w:val="28"/>
        </w:rPr>
        <w:t>.</w:t>
      </w:r>
    </w:p>
    <w:p w:rsidR="009A22A0" w:rsidRPr="009A22A0" w:rsidRDefault="009A22A0" w:rsidP="009A22A0">
      <w:pPr>
        <w:pStyle w:val="af4"/>
        <w:numPr>
          <w:ilvl w:val="0"/>
          <w:numId w:val="23"/>
        </w:numPr>
        <w:tabs>
          <w:tab w:val="left" w:pos="993"/>
        </w:tabs>
        <w:spacing w:line="276" w:lineRule="auto"/>
        <w:ind w:left="0" w:firstLine="709"/>
        <w:rPr>
          <w:rFonts w:cs="Times New Roman"/>
          <w:szCs w:val="28"/>
        </w:rPr>
      </w:pPr>
      <w:r w:rsidRPr="009A22A0">
        <w:rPr>
          <w:szCs w:val="28"/>
        </w:rPr>
        <w:t>Выбрать интересующие телешоу</w:t>
      </w:r>
      <w:r w:rsidR="00F062C5" w:rsidRPr="00C678EA">
        <w:rPr>
          <w:szCs w:val="28"/>
        </w:rPr>
        <w:t>–</w:t>
      </w:r>
      <w:r w:rsidRPr="00C678EA">
        <w:rPr>
          <w:rFonts w:cs="Times New Roman"/>
          <w:szCs w:val="28"/>
        </w:rPr>
        <w:t>процесс, который позволяет пользователям системы просматривать информацию о доступны</w:t>
      </w:r>
      <w:r>
        <w:rPr>
          <w:rFonts w:cs="Times New Roman"/>
          <w:szCs w:val="28"/>
        </w:rPr>
        <w:t xml:space="preserve">х </w:t>
      </w:r>
      <w:r w:rsidR="00714024">
        <w:rPr>
          <w:rFonts w:cs="Times New Roman"/>
          <w:szCs w:val="28"/>
        </w:rPr>
        <w:t>телешоу</w:t>
      </w:r>
      <w:r w:rsidRPr="00C678EA">
        <w:rPr>
          <w:rFonts w:cs="Times New Roman"/>
          <w:szCs w:val="28"/>
        </w:rPr>
        <w:t xml:space="preserve">. В рамках данного процесса </w:t>
      </w:r>
      <w:r>
        <w:rPr>
          <w:rFonts w:cs="Times New Roman"/>
          <w:szCs w:val="28"/>
        </w:rPr>
        <w:t xml:space="preserve">включается </w:t>
      </w:r>
      <w:r w:rsidRPr="00C678EA">
        <w:rPr>
          <w:rFonts w:cs="Times New Roman"/>
          <w:szCs w:val="28"/>
        </w:rPr>
        <w:t xml:space="preserve">поиск </w:t>
      </w:r>
      <w:r>
        <w:rPr>
          <w:rFonts w:cs="Times New Roman"/>
          <w:szCs w:val="28"/>
        </w:rPr>
        <w:t xml:space="preserve">телешоу по </w:t>
      </w:r>
      <w:r w:rsidR="00714024">
        <w:rPr>
          <w:rFonts w:cs="Times New Roman"/>
          <w:szCs w:val="28"/>
        </w:rPr>
        <w:t>жанру</w:t>
      </w:r>
      <w:r>
        <w:rPr>
          <w:rFonts w:cs="Times New Roman"/>
          <w:szCs w:val="28"/>
        </w:rPr>
        <w:t>.</w:t>
      </w:r>
    </w:p>
    <w:p w:rsidR="00F062C5" w:rsidRDefault="00755B5A" w:rsidP="00F062C5">
      <w:pPr>
        <w:pStyle w:val="af4"/>
        <w:numPr>
          <w:ilvl w:val="0"/>
          <w:numId w:val="23"/>
        </w:numPr>
        <w:tabs>
          <w:tab w:val="left" w:pos="993"/>
        </w:tabs>
        <w:spacing w:line="276" w:lineRule="auto"/>
        <w:ind w:left="0" w:firstLine="709"/>
        <w:rPr>
          <w:rFonts w:cs="Times New Roman"/>
          <w:szCs w:val="28"/>
        </w:rPr>
      </w:pPr>
      <w:r w:rsidRPr="00755B5A">
        <w:rPr>
          <w:szCs w:val="28"/>
        </w:rPr>
        <w:t>Поставить оценку выбранному телешоу</w:t>
      </w:r>
      <w:r w:rsidR="00F062C5" w:rsidRPr="00C678EA">
        <w:rPr>
          <w:szCs w:val="28"/>
        </w:rPr>
        <w:t>–</w:t>
      </w:r>
      <w:r w:rsidR="00F062C5" w:rsidRPr="00C678EA">
        <w:rPr>
          <w:rFonts w:cs="Times New Roman"/>
          <w:szCs w:val="28"/>
        </w:rPr>
        <w:t>процесс</w:t>
      </w:r>
      <w:r>
        <w:rPr>
          <w:rFonts w:cs="Times New Roman"/>
          <w:szCs w:val="28"/>
        </w:rPr>
        <w:t>выставления</w:t>
      </w:r>
      <w:r w:rsidR="004E1423">
        <w:rPr>
          <w:rFonts w:cs="Times New Roman"/>
          <w:szCs w:val="28"/>
        </w:rPr>
        <w:t xml:space="preserve"> оценки</w:t>
      </w:r>
      <w:r w:rsidR="004E1423" w:rsidRPr="004E1423">
        <w:rPr>
          <w:rFonts w:cs="Times New Roman"/>
          <w:szCs w:val="28"/>
        </w:rPr>
        <w:t>,</w:t>
      </w:r>
      <w:r w:rsidR="004E1423">
        <w:rPr>
          <w:rFonts w:cs="Times New Roman"/>
          <w:szCs w:val="28"/>
        </w:rPr>
        <w:t xml:space="preserve"> а также просмотра рейтинга</w:t>
      </w:r>
      <w:r w:rsidR="00F062C5" w:rsidRPr="00C678EA">
        <w:rPr>
          <w:rFonts w:cs="Times New Roman"/>
          <w:szCs w:val="28"/>
        </w:rPr>
        <w:t>.</w:t>
      </w:r>
    </w:p>
    <w:p w:rsidR="00F062C5" w:rsidRDefault="00F062C5" w:rsidP="00F062C5">
      <w:pPr>
        <w:pStyle w:val="22"/>
        <w:spacing w:line="276" w:lineRule="auto"/>
        <w:ind w:firstLine="0"/>
      </w:pPr>
    </w:p>
    <w:p w:rsidR="006771AC" w:rsidRDefault="00F30334" w:rsidP="006771AC">
      <w:pPr>
        <w:spacing w:line="276" w:lineRule="auto"/>
        <w:ind w:left="-426" w:firstLine="284"/>
        <w:jc w:val="center"/>
        <w:rPr>
          <w:rFonts w:eastAsia="Times New Roman" w:cs="Times New Roman"/>
        </w:rPr>
      </w:pPr>
      <w:r>
        <w:rPr>
          <w:noProof/>
          <w:lang w:eastAsia="ru-RU"/>
        </w:rPr>
        <w:drawing>
          <wp:inline distT="0" distB="0" distL="0" distR="0">
            <wp:extent cx="5486190" cy="3802205"/>
            <wp:effectExtent l="0" t="0" r="63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30" t="19491" r="27896" b="9823"/>
                    <a:stretch/>
                  </pic:blipFill>
                  <pic:spPr bwMode="auto">
                    <a:xfrm>
                      <a:off x="0" y="0"/>
                      <a:ext cx="5499136" cy="381117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1AC" w:rsidRDefault="006771AC" w:rsidP="006771AC">
      <w:pPr>
        <w:spacing w:line="276" w:lineRule="auto"/>
        <w:jc w:val="center"/>
        <w:rPr>
          <w:rFonts w:eastAsia="Times New Roman" w:cs="Times New Roman"/>
        </w:rPr>
      </w:pPr>
      <w:r>
        <w:rPr>
          <w:rFonts w:eastAsia="Times New Roman" w:cs="Times New Roman"/>
        </w:rPr>
        <w:t>Рис. 1.2 – Декомпозиция блока «Разработать программу расчета рейтинга телешоу»</w:t>
      </w:r>
    </w:p>
    <w:p w:rsidR="005C673E" w:rsidRDefault="005C673E" w:rsidP="005C673E">
      <w:pPr>
        <w:spacing w:line="276" w:lineRule="auto"/>
        <w:rPr>
          <w:rFonts w:eastAsia="Times New Roman" w:cs="Times New Roman"/>
        </w:rPr>
      </w:pPr>
    </w:p>
    <w:p w:rsidR="005C673E" w:rsidRDefault="005C673E" w:rsidP="00694306">
      <w:pPr>
        <w:pStyle w:val="22"/>
        <w:spacing w:line="276" w:lineRule="auto"/>
      </w:pPr>
      <w:r w:rsidRPr="00E61183">
        <w:t xml:space="preserve">На рисунке 1.3 предоставлена декомпозиция процесса </w:t>
      </w:r>
      <w:r w:rsidRPr="006C7203">
        <w:t>“</w:t>
      </w:r>
      <w:r>
        <w:rPr>
          <w:rFonts w:eastAsia="Times New Roman" w:cs="Times New Roman"/>
        </w:rPr>
        <w:t>Войти в систему</w:t>
      </w:r>
      <w:r w:rsidRPr="006C7203">
        <w:t>”</w:t>
      </w:r>
      <w:r w:rsidRPr="00E61183">
        <w:t xml:space="preserve">. </w:t>
      </w:r>
      <w:r>
        <w:rPr>
          <w:rFonts w:eastAsia="Times New Roman" w:cs="Times New Roman"/>
        </w:rPr>
        <w:t>Войти в систему</w:t>
      </w:r>
      <w:r w:rsidRPr="00E61183">
        <w:t>довольно просто:</w:t>
      </w:r>
      <w:r w:rsidR="0010573F">
        <w:t xml:space="preserve"> введите свои данные</w:t>
      </w:r>
      <w:r w:rsidR="00694306">
        <w:t>.Далее произойдет проверка на наличие учетной записи в БД</w:t>
      </w:r>
      <w:r w:rsidRPr="00E61183">
        <w:t>.</w:t>
      </w:r>
      <w:r w:rsidR="00694306">
        <w:t xml:space="preserve"> После пользователю будет предоставлен функционал программы</w:t>
      </w:r>
      <w:r w:rsidRPr="00E61183">
        <w:t>.</w:t>
      </w:r>
    </w:p>
    <w:p w:rsidR="005C673E" w:rsidRPr="00DD6499" w:rsidRDefault="005C673E" w:rsidP="005C673E">
      <w:pPr>
        <w:spacing w:line="276" w:lineRule="auto"/>
        <w:rPr>
          <w:rFonts w:eastAsia="Times New Roman" w:cs="Times New Roman"/>
        </w:rPr>
      </w:pPr>
    </w:p>
    <w:p w:rsidR="006771AC" w:rsidRPr="00DD6499" w:rsidRDefault="006771AC" w:rsidP="006771AC">
      <w:pPr>
        <w:spacing w:line="276" w:lineRule="auto"/>
        <w:jc w:val="center"/>
        <w:rPr>
          <w:rFonts w:eastAsia="Times New Roman" w:cs="Times New Roman"/>
        </w:rPr>
      </w:pPr>
    </w:p>
    <w:p w:rsidR="006771AC" w:rsidRDefault="006771AC" w:rsidP="006771AC">
      <w:pPr>
        <w:spacing w:line="276" w:lineRule="auto"/>
        <w:jc w:val="center"/>
        <w:rPr>
          <w:rFonts w:eastAsia="Times New Roman" w:cs="Times New Roman"/>
          <w:b/>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E923AA">
      <w:pPr>
        <w:tabs>
          <w:tab w:val="left" w:pos="993"/>
        </w:tabs>
        <w:spacing w:line="276" w:lineRule="auto"/>
        <w:ind w:firstLine="142"/>
        <w:rPr>
          <w:rFonts w:eastAsia="Times New Roman" w:cs="Times New Roman"/>
        </w:rPr>
      </w:pPr>
    </w:p>
    <w:p w:rsidR="006771AC" w:rsidRDefault="006771AC" w:rsidP="006771AC">
      <w:pPr>
        <w:tabs>
          <w:tab w:val="left" w:pos="993"/>
        </w:tabs>
        <w:spacing w:line="276" w:lineRule="auto"/>
        <w:rPr>
          <w:rFonts w:eastAsia="Times New Roman" w:cs="Times New Roman"/>
        </w:rPr>
      </w:pPr>
    </w:p>
    <w:p w:rsidR="006771AC" w:rsidRDefault="006771AC" w:rsidP="00E923AA">
      <w:pPr>
        <w:tabs>
          <w:tab w:val="left" w:pos="993"/>
        </w:tabs>
        <w:spacing w:line="276" w:lineRule="auto"/>
        <w:ind w:firstLine="0"/>
        <w:rPr>
          <w:rFonts w:eastAsia="Times New Roman" w:cs="Times New Roman"/>
        </w:rPr>
      </w:pPr>
      <w:r>
        <w:rPr>
          <w:noProof/>
          <w:lang w:eastAsia="ru-RU"/>
        </w:rPr>
        <w:drawing>
          <wp:inline distT="0" distB="0" distL="0" distR="0">
            <wp:extent cx="5704885" cy="3999402"/>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827" t="19411" r="28072" b="9422"/>
                    <a:stretch/>
                  </pic:blipFill>
                  <pic:spPr bwMode="auto">
                    <a:xfrm>
                      <a:off x="0" y="0"/>
                      <a:ext cx="5720790" cy="401055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1AC" w:rsidRDefault="006771AC" w:rsidP="006771AC">
      <w:pPr>
        <w:spacing w:line="276" w:lineRule="auto"/>
        <w:jc w:val="center"/>
        <w:rPr>
          <w:rFonts w:eastAsia="Times New Roman" w:cs="Times New Roman"/>
        </w:rPr>
      </w:pPr>
      <w:r>
        <w:rPr>
          <w:rFonts w:eastAsia="Times New Roman" w:cs="Times New Roman"/>
        </w:rPr>
        <w:t>Рис. 1.3 – Декомпозиция блока «Войти в систему»</w:t>
      </w:r>
    </w:p>
    <w:p w:rsidR="00002E18" w:rsidRDefault="00002E18" w:rsidP="00002E18">
      <w:pPr>
        <w:spacing w:line="276" w:lineRule="auto"/>
        <w:rPr>
          <w:rFonts w:eastAsia="Times New Roman" w:cs="Times New Roman"/>
        </w:rPr>
      </w:pPr>
    </w:p>
    <w:p w:rsidR="00002E18" w:rsidRDefault="00002E18" w:rsidP="00002E18">
      <w:pPr>
        <w:pStyle w:val="af2"/>
        <w:shd w:val="clear" w:color="auto" w:fill="FFFFFF"/>
        <w:spacing w:before="0" w:beforeAutospacing="0" w:after="0" w:afterAutospacing="0" w:line="276" w:lineRule="auto"/>
        <w:ind w:hanging="284"/>
        <w:jc w:val="center"/>
        <w:rPr>
          <w:sz w:val="28"/>
          <w:szCs w:val="28"/>
        </w:rPr>
      </w:pPr>
    </w:p>
    <w:p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Pr="006C7203">
        <w:t>“</w:t>
      </w:r>
      <w:r w:rsidRPr="009137AD">
        <w:rPr>
          <w:rFonts w:eastAsia="Times New Roman" w:cs="Times New Roman"/>
        </w:rPr>
        <w:t>Получить списокразличных каналов</w:t>
      </w:r>
      <w:r w:rsidRPr="006C7203">
        <w:t>”</w:t>
      </w:r>
      <w:r>
        <w:t xml:space="preserve">. </w:t>
      </w:r>
      <w:r w:rsidRPr="00617E9C">
        <w:t xml:space="preserve">Пользователь может </w:t>
      </w:r>
      <w:r w:rsidR="0022646F">
        <w:t xml:space="preserve">выбрать интересующий канал </w:t>
      </w:r>
      <w:r>
        <w:t>и</w:t>
      </w:r>
      <w:r w:rsidR="0022646F">
        <w:t xml:space="preserve"> ознакомиться со списком телешоу на данном канале.</w:t>
      </w:r>
    </w:p>
    <w:p w:rsidR="00002E18" w:rsidRDefault="00002E18" w:rsidP="00002E18">
      <w:pPr>
        <w:spacing w:line="276" w:lineRule="auto"/>
        <w:rPr>
          <w:rFonts w:eastAsia="Times New Roman" w:cs="Times New Roman"/>
        </w:rPr>
      </w:pPr>
    </w:p>
    <w:p w:rsidR="006771AC" w:rsidRDefault="006771AC" w:rsidP="006771AC">
      <w:pPr>
        <w:spacing w:line="276" w:lineRule="auto"/>
        <w:rPr>
          <w:rFonts w:eastAsia="Times New Roman" w:cs="Times New Roman"/>
        </w:rPr>
      </w:pPr>
    </w:p>
    <w:p w:rsidR="006771AC" w:rsidRPr="009137AD" w:rsidRDefault="006771AC" w:rsidP="006771AC">
      <w:pPr>
        <w:spacing w:line="276" w:lineRule="auto"/>
        <w:rPr>
          <w:rFonts w:eastAsia="Times New Roman" w:cs="Times New Roman"/>
        </w:rPr>
      </w:pPr>
    </w:p>
    <w:p w:rsidR="006771AC" w:rsidRDefault="006771AC" w:rsidP="00E923AA">
      <w:pPr>
        <w:spacing w:line="276" w:lineRule="auto"/>
        <w:ind w:hanging="284"/>
        <w:jc w:val="center"/>
        <w:rPr>
          <w:rFonts w:eastAsia="Times New Roman" w:cs="Times New Roman"/>
        </w:rPr>
      </w:pPr>
      <w:r>
        <w:rPr>
          <w:noProof/>
          <w:lang w:eastAsia="ru-RU"/>
        </w:rPr>
        <w:lastRenderedPageBreak/>
        <w:drawing>
          <wp:inline distT="0" distB="0" distL="0" distR="0">
            <wp:extent cx="5783788" cy="404460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724" t="19275" r="27844" b="9322"/>
                    <a:stretch/>
                  </pic:blipFill>
                  <pic:spPr bwMode="auto">
                    <a:xfrm>
                      <a:off x="0" y="0"/>
                      <a:ext cx="5807702" cy="406133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1AC" w:rsidRPr="009137AD" w:rsidRDefault="006771AC" w:rsidP="006771AC">
      <w:pPr>
        <w:spacing w:line="276" w:lineRule="auto"/>
        <w:jc w:val="center"/>
        <w:rPr>
          <w:rFonts w:eastAsia="Times New Roman" w:cs="Times New Roman"/>
        </w:rPr>
      </w:pPr>
      <w:r>
        <w:rPr>
          <w:rFonts w:eastAsia="Times New Roman" w:cs="Times New Roman"/>
        </w:rPr>
        <w:t>Рис. 1.4 – Декомпозиция блока «</w:t>
      </w:r>
      <w:r w:rsidRPr="009137AD">
        <w:rPr>
          <w:rFonts w:eastAsia="Times New Roman" w:cs="Times New Roman"/>
        </w:rPr>
        <w:t>Получить список</w:t>
      </w:r>
    </w:p>
    <w:p w:rsidR="006771AC" w:rsidRDefault="006771AC" w:rsidP="006771AC">
      <w:pPr>
        <w:spacing w:line="276" w:lineRule="auto"/>
        <w:jc w:val="center"/>
        <w:rPr>
          <w:rFonts w:eastAsia="Times New Roman" w:cs="Times New Roman"/>
        </w:rPr>
      </w:pPr>
      <w:r w:rsidRPr="009137AD">
        <w:rPr>
          <w:rFonts w:eastAsia="Times New Roman" w:cs="Times New Roman"/>
        </w:rPr>
        <w:t>различных каналов</w:t>
      </w:r>
      <w:r>
        <w:rPr>
          <w:rFonts w:eastAsia="Times New Roman" w:cs="Times New Roman"/>
        </w:rPr>
        <w:t>»</w:t>
      </w:r>
    </w:p>
    <w:p w:rsidR="002D5AA8" w:rsidRDefault="002D5AA8" w:rsidP="006771AC">
      <w:pPr>
        <w:spacing w:line="276" w:lineRule="auto"/>
        <w:jc w:val="center"/>
        <w:rPr>
          <w:rFonts w:eastAsia="Times New Roman" w:cs="Times New Roman"/>
        </w:rPr>
      </w:pPr>
    </w:p>
    <w:p w:rsidR="00D762E8" w:rsidRPr="00002E18" w:rsidRDefault="00D12B8D" w:rsidP="00D762E8">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Pr="00A91091">
        <w:rPr>
          <w:rFonts w:eastAsia="Times New Roman" w:cs="Times New Roman"/>
        </w:rPr>
        <w:t>Выбрать интересующиетелешоу</w:t>
      </w:r>
      <w:r w:rsidRPr="006C7203">
        <w:t>”</w:t>
      </w:r>
      <w:r>
        <w:t xml:space="preserve">. </w:t>
      </w:r>
      <w:r w:rsidR="00D762E8" w:rsidRPr="00617E9C">
        <w:t xml:space="preserve">Пользователь может </w:t>
      </w:r>
      <w:r w:rsidR="00D762E8">
        <w:t xml:space="preserve">выбрать интересующий жанр и ознакомиться с информацией </w:t>
      </w:r>
      <w:r w:rsidR="00A0041B">
        <w:t>о</w:t>
      </w:r>
      <w:r w:rsidR="00D762E8">
        <w:t xml:space="preserve"> данном </w:t>
      </w:r>
      <w:r w:rsidR="00A0041B">
        <w:t>жанре</w:t>
      </w:r>
      <w:r w:rsidR="00D762E8">
        <w:t>.</w:t>
      </w:r>
    </w:p>
    <w:p w:rsidR="00D12B8D" w:rsidRPr="00D12B8D" w:rsidRDefault="00D12B8D" w:rsidP="00D762E8">
      <w:pPr>
        <w:spacing w:line="276" w:lineRule="auto"/>
        <w:rPr>
          <w:rFonts w:eastAsia="Times New Roman" w:cs="Times New Roman"/>
        </w:rPr>
      </w:pPr>
    </w:p>
    <w:p w:rsidR="002D5AA8" w:rsidRDefault="002D5AA8" w:rsidP="00D12B8D">
      <w:pPr>
        <w:spacing w:line="276" w:lineRule="auto"/>
        <w:rPr>
          <w:rFonts w:eastAsia="Times New Roman" w:cs="Times New Roman"/>
        </w:rPr>
      </w:pPr>
    </w:p>
    <w:p w:rsidR="006771AC" w:rsidRPr="009137AD" w:rsidRDefault="006771AC" w:rsidP="006771AC">
      <w:pPr>
        <w:spacing w:line="276" w:lineRule="auto"/>
        <w:jc w:val="center"/>
        <w:rPr>
          <w:rFonts w:eastAsia="Times New Roman" w:cs="Times New Roman"/>
        </w:rPr>
      </w:pPr>
    </w:p>
    <w:p w:rsidR="006771AC" w:rsidRDefault="006771AC" w:rsidP="00E923AA">
      <w:pPr>
        <w:spacing w:line="276" w:lineRule="auto"/>
        <w:ind w:firstLine="0"/>
        <w:jc w:val="center"/>
        <w:rPr>
          <w:rFonts w:eastAsia="Times New Roman" w:cs="Times New Roman"/>
        </w:rPr>
      </w:pPr>
      <w:r>
        <w:rPr>
          <w:noProof/>
          <w:lang w:eastAsia="ru-RU"/>
        </w:rPr>
        <w:lastRenderedPageBreak/>
        <w:drawing>
          <wp:inline distT="0" distB="0" distL="0" distR="0">
            <wp:extent cx="5665667" cy="399692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850" t="18893" r="27803" b="9183"/>
                    <a:stretch/>
                  </pic:blipFill>
                  <pic:spPr bwMode="auto">
                    <a:xfrm>
                      <a:off x="0" y="0"/>
                      <a:ext cx="5701015" cy="402185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1AC" w:rsidRPr="00A91091" w:rsidRDefault="006771AC" w:rsidP="006771AC">
      <w:pPr>
        <w:spacing w:line="276" w:lineRule="auto"/>
        <w:jc w:val="center"/>
        <w:rPr>
          <w:rFonts w:eastAsia="Times New Roman" w:cs="Times New Roman"/>
        </w:rPr>
      </w:pPr>
      <w:r>
        <w:rPr>
          <w:rFonts w:eastAsia="Times New Roman" w:cs="Times New Roman"/>
        </w:rPr>
        <w:t>Рис. 1.5 – Декомпозиция блока «</w:t>
      </w:r>
      <w:r w:rsidRPr="00A91091">
        <w:rPr>
          <w:rFonts w:eastAsia="Times New Roman" w:cs="Times New Roman"/>
        </w:rPr>
        <w:t>Выбрать интересующие</w:t>
      </w:r>
    </w:p>
    <w:p w:rsidR="006771AC" w:rsidRDefault="006771AC" w:rsidP="006771AC">
      <w:pPr>
        <w:spacing w:line="276" w:lineRule="auto"/>
        <w:jc w:val="center"/>
        <w:rPr>
          <w:rFonts w:eastAsia="Times New Roman" w:cs="Times New Roman"/>
        </w:rPr>
      </w:pPr>
      <w:r w:rsidRPr="00A91091">
        <w:rPr>
          <w:rFonts w:eastAsia="Times New Roman" w:cs="Times New Roman"/>
        </w:rPr>
        <w:t>телешоу</w:t>
      </w:r>
      <w:r>
        <w:rPr>
          <w:rFonts w:eastAsia="Times New Roman" w:cs="Times New Roman"/>
        </w:rPr>
        <w:t>»</w:t>
      </w:r>
    </w:p>
    <w:p w:rsidR="006C40E8" w:rsidRDefault="006C40E8" w:rsidP="006C40E8">
      <w:pPr>
        <w:spacing w:line="276" w:lineRule="auto"/>
        <w:rPr>
          <w:rFonts w:eastAsia="Times New Roman" w:cs="Times New Roman"/>
        </w:rPr>
      </w:pPr>
    </w:p>
    <w:p w:rsidR="006C40E8" w:rsidRPr="00130443" w:rsidRDefault="006C40E8" w:rsidP="00130443">
      <w:pPr>
        <w:spacing w:line="276" w:lineRule="auto"/>
      </w:pPr>
      <w:r>
        <w:t xml:space="preserve">На рисунке 1.6 предоставлена декомпозиция процесса </w:t>
      </w:r>
      <w:r w:rsidRPr="006C7203">
        <w:t>“</w:t>
      </w:r>
      <w:r w:rsidRPr="00A91091">
        <w:rPr>
          <w:rFonts w:eastAsia="Times New Roman" w:cs="Times New Roman"/>
        </w:rPr>
        <w:t>Поставить оценку выбранному телешоу</w:t>
      </w:r>
      <w:r w:rsidRPr="006C7203">
        <w:t>”</w:t>
      </w:r>
      <w:r>
        <w:t xml:space="preserve">. </w:t>
      </w:r>
      <w:r w:rsidRPr="00A13603">
        <w:t xml:space="preserve">Как только </w:t>
      </w:r>
      <w:r>
        <w:t>клиент выберет канал и жанр</w:t>
      </w:r>
      <w:r w:rsidRPr="00A13603">
        <w:t xml:space="preserve">, </w:t>
      </w:r>
      <w:r>
        <w:t>программа покажет текущий рейтинг телешоу</w:t>
      </w:r>
      <w:r w:rsidRPr="00A13603">
        <w:t>, после чего</w:t>
      </w:r>
      <w:r>
        <w:t xml:space="preserve"> предложить </w:t>
      </w:r>
      <w:r w:rsidR="00581C65">
        <w:t>пользователю поставить свою оценку</w:t>
      </w:r>
      <w:r w:rsidRPr="00A13603">
        <w:t>.</w:t>
      </w:r>
      <w:r w:rsidR="00581C65">
        <w:t xml:space="preserve">После чего </w:t>
      </w:r>
      <w:r w:rsidR="00130443">
        <w:t>внесутся изменения в каталог телешоу</w:t>
      </w:r>
      <w:r>
        <w:t>.</w:t>
      </w:r>
    </w:p>
    <w:p w:rsidR="006C40E8" w:rsidRDefault="006C40E8" w:rsidP="006C40E8">
      <w:pPr>
        <w:spacing w:line="276" w:lineRule="auto"/>
        <w:rPr>
          <w:rFonts w:eastAsia="Times New Roman" w:cs="Times New Roman"/>
        </w:rPr>
      </w:pPr>
    </w:p>
    <w:p w:rsidR="006771AC" w:rsidRDefault="006771AC" w:rsidP="006771AC">
      <w:pPr>
        <w:spacing w:line="276" w:lineRule="auto"/>
        <w:jc w:val="center"/>
        <w:rPr>
          <w:rFonts w:eastAsia="Times New Roman" w:cs="Times New Roman"/>
        </w:rPr>
      </w:pPr>
    </w:p>
    <w:p w:rsidR="006771AC" w:rsidRDefault="006771AC" w:rsidP="00E923AA">
      <w:pPr>
        <w:spacing w:line="276" w:lineRule="auto"/>
        <w:ind w:hanging="142"/>
        <w:jc w:val="center"/>
        <w:rPr>
          <w:rFonts w:eastAsia="Times New Roman" w:cs="Times New Roman"/>
        </w:rPr>
      </w:pPr>
      <w:r>
        <w:rPr>
          <w:noProof/>
          <w:lang w:eastAsia="ru-RU"/>
        </w:rPr>
        <w:lastRenderedPageBreak/>
        <w:drawing>
          <wp:inline distT="0" distB="0" distL="0" distR="0">
            <wp:extent cx="5567320" cy="38527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76" t="19859" r="27932" b="9408"/>
                    <a:stretch/>
                  </pic:blipFill>
                  <pic:spPr bwMode="auto">
                    <a:xfrm>
                      <a:off x="0" y="0"/>
                      <a:ext cx="5596043" cy="387264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1AC" w:rsidRPr="00A91091" w:rsidRDefault="006771AC" w:rsidP="006771AC">
      <w:pPr>
        <w:spacing w:line="276" w:lineRule="auto"/>
        <w:jc w:val="center"/>
        <w:rPr>
          <w:rFonts w:eastAsia="Times New Roman" w:cs="Times New Roman"/>
        </w:rPr>
      </w:pPr>
      <w:commentRangeStart w:id="21"/>
      <w:r>
        <w:rPr>
          <w:rFonts w:eastAsia="Times New Roman" w:cs="Times New Roman"/>
        </w:rPr>
        <w:t>Рис. 1.6 – Декомпозиция блока «</w:t>
      </w:r>
      <w:r w:rsidRPr="00A91091">
        <w:rPr>
          <w:rFonts w:eastAsia="Times New Roman" w:cs="Times New Roman"/>
        </w:rPr>
        <w:t>Поставить оценку</w:t>
      </w:r>
    </w:p>
    <w:p w:rsidR="006771AC" w:rsidRDefault="006771AC" w:rsidP="006771AC">
      <w:pPr>
        <w:spacing w:line="276" w:lineRule="auto"/>
        <w:jc w:val="center"/>
        <w:rPr>
          <w:rFonts w:eastAsia="Times New Roman" w:cs="Times New Roman"/>
        </w:rPr>
      </w:pPr>
      <w:r w:rsidRPr="00A91091">
        <w:rPr>
          <w:rFonts w:eastAsia="Times New Roman" w:cs="Times New Roman"/>
        </w:rPr>
        <w:t xml:space="preserve"> выбранному телешоу</w:t>
      </w:r>
      <w:r>
        <w:rPr>
          <w:rFonts w:eastAsia="Times New Roman" w:cs="Times New Roman"/>
        </w:rPr>
        <w:t>»</w:t>
      </w:r>
    </w:p>
    <w:commentRangeEnd w:id="21"/>
    <w:p w:rsidR="006771AC" w:rsidRDefault="00A14814" w:rsidP="006771AC">
      <w:pPr>
        <w:spacing w:line="276" w:lineRule="auto"/>
        <w:jc w:val="center"/>
        <w:rPr>
          <w:rFonts w:eastAsia="Times New Roman" w:cs="Times New Roman"/>
        </w:rPr>
      </w:pPr>
      <w:r>
        <w:rPr>
          <w:rStyle w:val="a7"/>
        </w:rPr>
        <w:commentReference w:id="21"/>
      </w:r>
    </w:p>
    <w:p w:rsidR="006771AC" w:rsidRDefault="006771AC" w:rsidP="006771AC">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rsidR="00B35E2E" w:rsidRDefault="00B35E2E" w:rsidP="00DE5194">
      <w:pPr>
        <w:pStyle w:val="22"/>
        <w:spacing w:line="276" w:lineRule="auto"/>
        <w:ind w:firstLine="0"/>
        <w:jc w:val="center"/>
      </w:pPr>
    </w:p>
    <w:p w:rsidR="0079011F" w:rsidRPr="00B80603" w:rsidRDefault="0079011F" w:rsidP="00DE5194">
      <w:pPr>
        <w:pStyle w:val="22"/>
        <w:spacing w:line="276" w:lineRule="auto"/>
        <w:ind w:firstLine="0"/>
        <w:jc w:val="center"/>
      </w:pPr>
    </w:p>
    <w:p w:rsidR="00003B9A" w:rsidRDefault="00EF04FC" w:rsidP="00275622">
      <w:pPr>
        <w:pStyle w:val="2"/>
        <w:numPr>
          <w:ilvl w:val="1"/>
          <w:numId w:val="19"/>
        </w:numPr>
        <w:spacing w:line="276" w:lineRule="auto"/>
        <w:jc w:val="left"/>
      </w:pPr>
      <w:bookmarkStart w:id="22" w:name="_Toc103977889"/>
      <w:bookmarkStart w:id="23" w:name="_Toc134611267"/>
      <w:bookmarkStart w:id="24" w:name="_Toc135782965"/>
      <w:r w:rsidRPr="00BB2B91">
        <w:t xml:space="preserve">Разработка </w:t>
      </w:r>
      <w:r w:rsidRPr="00BB2B91">
        <w:rPr>
          <w:lang w:val="en-US"/>
        </w:rPr>
        <w:t>BPMN</w:t>
      </w:r>
      <w:r w:rsidRPr="00BB2B91">
        <w:t>-модели основного процесса предметной области</w:t>
      </w:r>
      <w:bookmarkEnd w:id="22"/>
      <w:bookmarkEnd w:id="23"/>
      <w:bookmarkEnd w:id="24"/>
    </w:p>
    <w:p w:rsidR="00E54252" w:rsidRPr="00E54252" w:rsidRDefault="00E54252" w:rsidP="00275622">
      <w:pPr>
        <w:pStyle w:val="af4"/>
        <w:spacing w:line="276" w:lineRule="auto"/>
        <w:ind w:left="1129" w:firstLine="0"/>
      </w:pPr>
    </w:p>
    <w:p w:rsidR="00082308" w:rsidRPr="00E54252" w:rsidRDefault="00082308" w:rsidP="00275622">
      <w:pPr>
        <w:pStyle w:val="22"/>
        <w:spacing w:line="276" w:lineRule="auto"/>
      </w:pPr>
      <w:r w:rsidRPr="00E54252">
        <w:t>Business Process Model andNotation (BPMN) – это нотация моделирования бизнес-процессов, которая представляет бизнес-процессы в виде блок-схем</w:t>
      </w:r>
      <w:r w:rsidR="00E54252" w:rsidRPr="00E54252">
        <w:t>.</w:t>
      </w:r>
    </w:p>
    <w:p w:rsidR="00082308" w:rsidRPr="00082308" w:rsidRDefault="00082308" w:rsidP="00275622">
      <w:pPr>
        <w:pStyle w:val="22"/>
        <w:spacing w:line="276" w:lineRule="auto"/>
      </w:pPr>
      <w:r w:rsidRPr="00082308">
        <w:t>В контексте разработки программы</w:t>
      </w:r>
      <w:r w:rsidR="003E3BE7">
        <w:t xml:space="preserve"> расчета рейтинга телешоу</w:t>
      </w:r>
      <w:r w:rsidRPr="00082308">
        <w:t>, первым этапом является построение контекстной диаграммы. Для этого на диаграмме рисуем дорожки, а также события "начало" и "конец". Затем на диаграмму добавляем действия, используя логические операторы для создания разветвлений.</w:t>
      </w:r>
    </w:p>
    <w:p w:rsidR="004E7128" w:rsidRPr="00082308" w:rsidRDefault="00082308" w:rsidP="00275622">
      <w:pPr>
        <w:pStyle w:val="22"/>
        <w:spacing w:line="276" w:lineRule="auto"/>
      </w:pPr>
      <w:r w:rsidRPr="00082308">
        <w:t>Для разработки программы</w:t>
      </w:r>
      <w:r w:rsidR="003E3BE7">
        <w:t>расчета рейтинга телешоу</w:t>
      </w:r>
      <w:r w:rsidRPr="00082308">
        <w:t xml:space="preserve">, использование BPMN поможет наглядно представить последовательность действий и </w:t>
      </w:r>
      <w:r w:rsidRPr="00082308">
        <w:lastRenderedPageBreak/>
        <w:t>информационные потоки, что облегчит процесс разработки и внедрения системы</w:t>
      </w:r>
      <w:r w:rsidR="004E7128">
        <w:t xml:space="preserve"> (</w:t>
      </w:r>
      <w:r w:rsidR="00C321C5">
        <w:t xml:space="preserve">см. </w:t>
      </w:r>
      <w:r w:rsidR="004E7128">
        <w:t>рисунок 1.</w:t>
      </w:r>
      <w:r w:rsidR="000140FB">
        <w:t>7</w:t>
      </w:r>
      <w:r w:rsidR="004E7128">
        <w:t>)</w:t>
      </w:r>
      <w:r w:rsidRPr="00082308">
        <w:t>.</w:t>
      </w:r>
    </w:p>
    <w:p w:rsidR="00082308" w:rsidRPr="00082308" w:rsidRDefault="00082308" w:rsidP="00275622">
      <w:pPr>
        <w:spacing w:line="276" w:lineRule="auto"/>
      </w:pPr>
    </w:p>
    <w:p w:rsidR="00003B9A" w:rsidRPr="00AF5829" w:rsidRDefault="00AF5829" w:rsidP="00AF5829">
      <w:pPr>
        <w:pStyle w:val="af2"/>
        <w:shd w:val="clear" w:color="auto" w:fill="FFFFFF"/>
        <w:spacing w:before="0" w:beforeAutospacing="0" w:after="0" w:afterAutospacing="0" w:line="276" w:lineRule="auto"/>
        <w:ind w:left="-1134" w:right="-851" w:firstLine="141"/>
        <w:jc w:val="center"/>
        <w:rPr>
          <w:b/>
          <w:sz w:val="28"/>
          <w:szCs w:val="28"/>
        </w:rPr>
      </w:pPr>
      <w:r>
        <w:rPr>
          <w:noProof/>
        </w:rPr>
        <w:drawing>
          <wp:inline distT="0" distB="0" distL="0" distR="0">
            <wp:extent cx="6214820" cy="2145548"/>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28" t="28062" r="9073" b="24623"/>
                    <a:stretch/>
                  </pic:blipFill>
                  <pic:spPr bwMode="auto">
                    <a:xfrm>
                      <a:off x="0" y="0"/>
                      <a:ext cx="6318008" cy="21811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3B9A" w:rsidRPr="00B80603" w:rsidRDefault="00003B9A" w:rsidP="00275622">
      <w:pPr>
        <w:pStyle w:val="22"/>
        <w:spacing w:line="276" w:lineRule="auto"/>
        <w:ind w:firstLine="0"/>
        <w:jc w:val="center"/>
      </w:pPr>
      <w:r w:rsidRPr="00B80603">
        <w:t xml:space="preserve">Рисунок </w:t>
      </w:r>
      <w:r w:rsidR="00B9260F" w:rsidRPr="00B80603">
        <w:t>1.</w:t>
      </w:r>
      <w:r w:rsidR="000140FB">
        <w:t>7</w:t>
      </w:r>
      <w:r w:rsidR="00E54252" w:rsidRPr="00B80603">
        <w:rPr>
          <w:szCs w:val="28"/>
        </w:rPr>
        <w:t>–</w:t>
      </w:r>
      <w:r w:rsidR="00082308" w:rsidRPr="00242E26">
        <w:rPr>
          <w:lang w:val="en-US"/>
        </w:rPr>
        <w:t>BPMN</w:t>
      </w:r>
      <w:r w:rsidR="00082308" w:rsidRPr="00242E26">
        <w:t>-модель основного процесса предметной области</w:t>
      </w:r>
    </w:p>
    <w:p w:rsidR="00EF04FC" w:rsidRPr="00DF44CC" w:rsidRDefault="00EF04FC" w:rsidP="00275622">
      <w:pPr>
        <w:pStyle w:val="af2"/>
        <w:shd w:val="clear" w:color="auto" w:fill="FFFFFF"/>
        <w:spacing w:before="0" w:beforeAutospacing="0" w:after="0" w:afterAutospacing="0" w:line="276" w:lineRule="auto"/>
        <w:ind w:hanging="284"/>
        <w:rPr>
          <w:sz w:val="28"/>
          <w:szCs w:val="28"/>
        </w:rPr>
      </w:pPr>
    </w:p>
    <w:p w:rsidR="00DF44CC" w:rsidRPr="00DF44CC" w:rsidRDefault="00DF44CC" w:rsidP="00275622">
      <w:pPr>
        <w:pStyle w:val="af2"/>
        <w:shd w:val="clear" w:color="auto" w:fill="FFFFFF"/>
        <w:spacing w:before="0" w:beforeAutospacing="0" w:after="0" w:afterAutospacing="0" w:line="276" w:lineRule="auto"/>
        <w:ind w:hanging="284"/>
        <w:rPr>
          <w:sz w:val="28"/>
          <w:szCs w:val="28"/>
        </w:rPr>
      </w:pPr>
      <w:r w:rsidRPr="00DF44CC">
        <w:rPr>
          <w:sz w:val="28"/>
          <w:szCs w:val="28"/>
        </w:rPr>
        <w:tab/>
      </w:r>
      <w:r w:rsidRPr="00DF44CC">
        <w:rPr>
          <w:sz w:val="28"/>
          <w:szCs w:val="28"/>
        </w:rPr>
        <w:tab/>
      </w:r>
      <w:commentRangeStart w:id="25"/>
      <w:r>
        <w:rPr>
          <w:sz w:val="28"/>
          <w:szCs w:val="28"/>
        </w:rPr>
        <w:t>…</w:t>
      </w:r>
      <w:commentRangeEnd w:id="25"/>
      <w:r>
        <w:rPr>
          <w:rStyle w:val="a7"/>
          <w:rFonts w:eastAsiaTheme="minorHAnsi" w:cstheme="minorBidi"/>
          <w:lang w:eastAsia="en-US"/>
        </w:rPr>
        <w:commentReference w:id="25"/>
      </w:r>
    </w:p>
    <w:p w:rsidR="00DF44CC" w:rsidRPr="00DF44CC" w:rsidRDefault="00DF44CC" w:rsidP="00275622">
      <w:pPr>
        <w:pStyle w:val="af2"/>
        <w:shd w:val="clear" w:color="auto" w:fill="FFFFFF"/>
        <w:spacing w:before="0" w:beforeAutospacing="0" w:after="0" w:afterAutospacing="0" w:line="276" w:lineRule="auto"/>
        <w:ind w:hanging="284"/>
        <w:rPr>
          <w:sz w:val="28"/>
          <w:szCs w:val="28"/>
        </w:rPr>
      </w:pPr>
    </w:p>
    <w:p w:rsidR="00EF04FC" w:rsidRDefault="00EF04FC" w:rsidP="00275622">
      <w:pPr>
        <w:pStyle w:val="2"/>
        <w:numPr>
          <w:ilvl w:val="1"/>
          <w:numId w:val="19"/>
        </w:numPr>
        <w:spacing w:line="276" w:lineRule="auto"/>
        <w:jc w:val="left"/>
      </w:pPr>
      <w:bookmarkStart w:id="26" w:name="_Toc103977890"/>
      <w:bookmarkStart w:id="27" w:name="_Toc134611268"/>
      <w:bookmarkStart w:id="28" w:name="_Toc135782966"/>
      <w:r w:rsidRPr="003A5B5A">
        <w:t>Анализ требований к разрабатываемому программному средству. Спецификация функциональных требований.</w:t>
      </w:r>
      <w:bookmarkEnd w:id="26"/>
      <w:bookmarkEnd w:id="27"/>
      <w:bookmarkEnd w:id="28"/>
    </w:p>
    <w:p w:rsidR="00E54252" w:rsidRPr="00E54252" w:rsidRDefault="00E54252" w:rsidP="00275622">
      <w:pPr>
        <w:pStyle w:val="af4"/>
        <w:spacing w:line="276" w:lineRule="auto"/>
        <w:ind w:left="1129" w:firstLine="0"/>
      </w:pPr>
    </w:p>
    <w:p w:rsidR="00082308" w:rsidRPr="00082308" w:rsidRDefault="00082308" w:rsidP="00275622">
      <w:pPr>
        <w:pStyle w:val="22"/>
        <w:spacing w:line="276" w:lineRule="auto"/>
      </w:pPr>
      <w:r w:rsidRPr="00B80603">
        <w:t>Разрабатываемое в ходе курсовой работы программное средство должно соответствовать определенным требованиям</w:t>
      </w:r>
      <w:r>
        <w:t>. Одним из главных требований к программе является наличие разделения на пользователя и администратора, а также возможность разделения их прав доступа. Пользователь должен иметь возможность зарегистрироваться в системе и</w:t>
      </w:r>
      <w:r w:rsidR="0067574F">
        <w:t xml:space="preserve"> выбрать интересующее его телешоу</w:t>
      </w:r>
      <w:r>
        <w:t>, а также отслеживать</w:t>
      </w:r>
      <w:r w:rsidR="0067574F">
        <w:t xml:space="preserve"> его текущий рейтинг</w:t>
      </w:r>
      <w:r>
        <w:t xml:space="preserve">. Администратор должен иметь возможность управлять списком </w:t>
      </w:r>
      <w:r w:rsidR="0067574F">
        <w:t>телешоу</w:t>
      </w:r>
      <w:r>
        <w:t xml:space="preserve">, </w:t>
      </w:r>
      <w:r w:rsidR="0067574F">
        <w:t xml:space="preserve">их </w:t>
      </w:r>
      <w:r w:rsidR="00434D5D">
        <w:t>показами на каналах</w:t>
      </w:r>
      <w:r>
        <w:t xml:space="preserve"> и </w:t>
      </w:r>
      <w:r w:rsidR="00434D5D">
        <w:t>отношением к жанру</w:t>
      </w:r>
      <w:r>
        <w:t xml:space="preserve">. Другим важным требованием является наличие функционала модуля действий, таких как запрос на подтверждение удаления записей или внесения изменений. Это поможет избежать случайных удалений или изменений информации, которые могут негативно повлиять на работу всей системы. Кроме того, необходимо предусмотреть возможность добавления новых </w:t>
      </w:r>
      <w:r w:rsidR="009A23D3">
        <w:t xml:space="preserve">телешоу </w:t>
      </w:r>
      <w:r>
        <w:t xml:space="preserve">и изменения информации об уже существующих, а также возможность поиска </w:t>
      </w:r>
      <w:r w:rsidR="009A23D3">
        <w:t xml:space="preserve">телешоу </w:t>
      </w:r>
      <w:r>
        <w:t xml:space="preserve">по определенным критериям, таким как </w:t>
      </w:r>
      <w:r w:rsidR="009A23D3">
        <w:t xml:space="preserve">канал и жанр. </w:t>
      </w:r>
      <w:r>
        <w:t>Каждое из этих требований является важным и необходимым для обеспечения качественной работы программы.</w:t>
      </w:r>
    </w:p>
    <w:p w:rsidR="00CA0E37" w:rsidRPr="00CA0E37" w:rsidRDefault="00CA0E37" w:rsidP="00275622">
      <w:pPr>
        <w:spacing w:line="276" w:lineRule="auto"/>
      </w:pPr>
    </w:p>
    <w:p w:rsidR="00F76397" w:rsidRDefault="00F76397" w:rsidP="00275622">
      <w:pPr>
        <w:pStyle w:val="2"/>
        <w:numPr>
          <w:ilvl w:val="1"/>
          <w:numId w:val="19"/>
        </w:numPr>
        <w:spacing w:line="276" w:lineRule="auto"/>
        <w:jc w:val="left"/>
        <w:rPr>
          <w:rFonts w:cs="Times New Roman"/>
          <w:szCs w:val="28"/>
        </w:rPr>
      </w:pPr>
      <w:bookmarkStart w:id="29" w:name="_Toc103977891"/>
      <w:bookmarkStart w:id="30" w:name="_Toc134611269"/>
      <w:bookmarkStart w:id="31" w:name="_Toc135782967"/>
      <w:r w:rsidRPr="00BB2B91">
        <w:rPr>
          <w:rFonts w:cs="Times New Roman"/>
          <w:szCs w:val="28"/>
          <w:lang w:val="en-US"/>
        </w:rPr>
        <w:lastRenderedPageBreak/>
        <w:t>UML</w:t>
      </w:r>
      <w:r w:rsidRPr="00BB2B91">
        <w:rPr>
          <w:rFonts w:cs="Times New Roman"/>
          <w:szCs w:val="28"/>
        </w:rPr>
        <w:t>-модели представления программного средства и их описание</w:t>
      </w:r>
      <w:bookmarkEnd w:id="29"/>
      <w:bookmarkEnd w:id="30"/>
      <w:bookmarkEnd w:id="31"/>
    </w:p>
    <w:p w:rsidR="00236920" w:rsidRPr="00236920" w:rsidRDefault="00236920" w:rsidP="00275622">
      <w:pPr>
        <w:pStyle w:val="af4"/>
        <w:spacing w:line="276" w:lineRule="auto"/>
        <w:ind w:left="1129" w:firstLine="0"/>
      </w:pPr>
    </w:p>
    <w:p w:rsidR="00F22662" w:rsidRPr="00236920" w:rsidRDefault="00F22662" w:rsidP="00275622">
      <w:pPr>
        <w:pStyle w:val="22"/>
        <w:spacing w:line="276" w:lineRule="auto"/>
      </w:pPr>
      <w:r w:rsidRPr="00236920">
        <w:t>UML (Unified Modeling Language)</w:t>
      </w:r>
      <w:r w:rsidR="00236920" w:rsidRPr="00236920">
        <w:t xml:space="preserve"> – </w:t>
      </w:r>
      <w:r w:rsidRPr="00236920">
        <w:t xml:space="preserve">это язык визуального моделирования, используемый для разработки программного обеспечения. UML предоставляет стандартизированные нотации и синтаксис для описания различных аспектов программной системы, таких как ее структура, поведение и взаимодействие между ее компонентами.Использование UML-моделей позволяет разработчикам лучше понимать и описывать архитектуру программного обеспечения, представлять ее в виде графических диаграмм и обеспечивать более наглядное взаимодействие между членами команды. </w:t>
      </w:r>
    </w:p>
    <w:p w:rsidR="001B3161" w:rsidRDefault="001B3161" w:rsidP="00275622">
      <w:pPr>
        <w:pStyle w:val="22"/>
        <w:spacing w:line="276" w:lineRule="auto"/>
        <w:rPr>
          <w:szCs w:val="28"/>
        </w:rPr>
      </w:pPr>
      <w: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На рисунке </w:t>
      </w:r>
      <w:r w:rsidR="00D66D9D">
        <w:t>1.</w:t>
      </w:r>
      <w:r w:rsidR="001C0C67">
        <w:t>8</w:t>
      </w:r>
      <w:r>
        <w:t xml:space="preserve"> представлены два актёра:</w:t>
      </w:r>
      <w:r w:rsidR="00D66D9D">
        <w:t xml:space="preserve"> Администратор и </w:t>
      </w:r>
      <w:r w:rsidR="001C0C67">
        <w:t>Пользователь</w:t>
      </w:r>
      <w:r>
        <w:t>, а также сценарии их поведения.</w:t>
      </w:r>
    </w:p>
    <w:p w:rsidR="00DE5194" w:rsidRDefault="00DE5194" w:rsidP="00275622">
      <w:pPr>
        <w:pStyle w:val="22"/>
        <w:spacing w:line="276" w:lineRule="auto"/>
        <w:rPr>
          <w:szCs w:val="28"/>
        </w:rPr>
      </w:pPr>
    </w:p>
    <w:p w:rsidR="00236920" w:rsidRDefault="00170B1C" w:rsidP="00170B1C">
      <w:pPr>
        <w:pStyle w:val="22"/>
        <w:spacing w:line="276" w:lineRule="auto"/>
        <w:ind w:firstLine="0"/>
        <w:jc w:val="center"/>
      </w:pPr>
      <w:r>
        <w:rPr>
          <w:noProof/>
          <w:lang w:eastAsia="ru-RU"/>
        </w:rPr>
        <w:drawing>
          <wp:inline distT="0" distB="0" distL="0" distR="0">
            <wp:extent cx="5939790" cy="3609432"/>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505" t="34664" r="25601" b="22235"/>
                    <a:stretch/>
                  </pic:blipFill>
                  <pic:spPr bwMode="auto">
                    <a:xfrm>
                      <a:off x="0" y="0"/>
                      <a:ext cx="5939790" cy="360943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7CE8" w:rsidRDefault="009E01B0" w:rsidP="00275622">
      <w:pPr>
        <w:spacing w:after="100" w:afterAutospacing="1" w:line="276" w:lineRule="auto"/>
        <w:ind w:firstLine="0"/>
        <w:jc w:val="center"/>
        <w:rPr>
          <w:rFonts w:cs="Times New Roman"/>
          <w:szCs w:val="28"/>
        </w:rPr>
      </w:pPr>
      <w:commentRangeStart w:id="32"/>
      <w:commentRangeStart w:id="33"/>
      <w:commentRangeStart w:id="34"/>
      <w:commentRangeStart w:id="35"/>
      <w:r w:rsidRPr="00F70A4B">
        <w:rPr>
          <w:rFonts w:cs="Times New Roman"/>
          <w:szCs w:val="28"/>
        </w:rPr>
        <w:t xml:space="preserve">Рисунок </w:t>
      </w:r>
      <w:r w:rsidRPr="004D7B7B">
        <w:rPr>
          <w:rFonts w:cs="Times New Roman"/>
          <w:szCs w:val="28"/>
        </w:rPr>
        <w:t>1.</w:t>
      </w:r>
      <w:r w:rsidR="001C0C67">
        <w:rPr>
          <w:rFonts w:cs="Times New Roman"/>
          <w:szCs w:val="28"/>
        </w:rPr>
        <w:t>8</w:t>
      </w:r>
      <w:r w:rsidRPr="00F70A4B">
        <w:rPr>
          <w:rFonts w:cs="Times New Roman"/>
          <w:szCs w:val="28"/>
        </w:rPr>
        <w:t xml:space="preserve">– </w:t>
      </w:r>
      <w:r w:rsidR="00236920" w:rsidRPr="00B80603">
        <w:rPr>
          <w:szCs w:val="28"/>
          <w:lang w:val="en-US"/>
        </w:rPr>
        <w:t>UML</w:t>
      </w:r>
      <w:r w:rsidR="00236920" w:rsidRPr="00B80603">
        <w:rPr>
          <w:szCs w:val="28"/>
        </w:rPr>
        <w:t>-</w:t>
      </w:r>
      <w:r w:rsidR="00236920">
        <w:rPr>
          <w:szCs w:val="28"/>
        </w:rPr>
        <w:t>д</w:t>
      </w:r>
      <w:r w:rsidRPr="00F70A4B">
        <w:rPr>
          <w:rFonts w:cs="Times New Roman"/>
          <w:szCs w:val="28"/>
        </w:rPr>
        <w:t>иаграмма вариантов использования</w:t>
      </w:r>
      <w:commentRangeEnd w:id="32"/>
      <w:r w:rsidR="00DF44CC">
        <w:rPr>
          <w:rStyle w:val="a7"/>
        </w:rPr>
        <w:commentReference w:id="32"/>
      </w:r>
      <w:commentRangeEnd w:id="33"/>
      <w:commentRangeEnd w:id="34"/>
      <w:r w:rsidR="00DF44CC">
        <w:rPr>
          <w:rStyle w:val="a7"/>
        </w:rPr>
        <w:commentReference w:id="33"/>
      </w:r>
      <w:r w:rsidR="00DF44CC">
        <w:rPr>
          <w:rStyle w:val="a7"/>
        </w:rPr>
        <w:commentReference w:id="34"/>
      </w:r>
      <w:commentRangeEnd w:id="35"/>
      <w:r w:rsidR="00DF44CC">
        <w:rPr>
          <w:rStyle w:val="a7"/>
        </w:rPr>
        <w:commentReference w:id="35"/>
      </w:r>
    </w:p>
    <w:p w:rsidR="006F01AD" w:rsidRDefault="006F01AD" w:rsidP="00275622">
      <w:pPr>
        <w:spacing w:after="100" w:afterAutospacing="1" w:line="276" w:lineRule="auto"/>
        <w:ind w:firstLine="0"/>
        <w:jc w:val="center"/>
        <w:rPr>
          <w:rFonts w:cs="Times New Roman"/>
          <w:szCs w:val="28"/>
        </w:rPr>
      </w:pPr>
    </w:p>
    <w:p w:rsidR="00D66D9D" w:rsidRPr="00236920" w:rsidRDefault="009E01B0" w:rsidP="00275622">
      <w:pPr>
        <w:pStyle w:val="22"/>
        <w:spacing w:line="276" w:lineRule="auto"/>
      </w:pPr>
      <w:r w:rsidRPr="006A1E17">
        <w:lastRenderedPageBreak/>
        <w:t xml:space="preserve">Диаграмма компонентов </w:t>
      </w:r>
      <w:r w:rsidR="00236920" w:rsidRPr="00B80603">
        <w:rPr>
          <w:szCs w:val="28"/>
        </w:rPr>
        <w:t>–</w:t>
      </w:r>
      <w:r w:rsidRPr="006A1E17">
        <w:t xml:space="preserve"> это структурная диаграмма, которая используется для моделирования и отображения архитектуры программного обеспечения. Эта диаграмма позволяет показать, как компоненты программного обеспечения взаимодействуют друг с другом, какие зависимости между ними существуют и какие интерфейсы предоставляются каждым компонентом.Диаграмма компонентов обычно используется на начальном этапе проектирования системы для создания общего представления об архитектуре. Она может быть использована в качестве документации для программистов, тестировщиков и других участников проекта, а также в качестве средства для обмена информацией между различными участниками проекта</w:t>
      </w:r>
      <w:r w:rsidR="00D66D9D" w:rsidRPr="00B80603">
        <w:rPr>
          <w:rFonts w:cs="Times New Roman"/>
          <w:szCs w:val="28"/>
        </w:rPr>
        <w:t xml:space="preserve">. </w:t>
      </w:r>
    </w:p>
    <w:p w:rsidR="00D66D9D" w:rsidRPr="00B80603" w:rsidRDefault="00D66D9D" w:rsidP="00275622">
      <w:pPr>
        <w:pStyle w:val="22"/>
        <w:spacing w:line="276" w:lineRule="auto"/>
        <w:rPr>
          <w:rFonts w:cs="Times New Roman"/>
          <w:szCs w:val="28"/>
        </w:rPr>
      </w:pPr>
      <w:r w:rsidRPr="00B80603">
        <w:rPr>
          <w:rFonts w:cs="Times New Roman"/>
          <w:szCs w:val="28"/>
        </w:rPr>
        <w:t>На рисунке 1.</w:t>
      </w:r>
      <w:r w:rsidR="006F01AD" w:rsidRPr="006F01AD">
        <w:rPr>
          <w:rFonts w:cs="Times New Roman"/>
          <w:szCs w:val="28"/>
        </w:rPr>
        <w:t>9</w:t>
      </w:r>
      <w:r w:rsidRPr="00B80603">
        <w:rPr>
          <w:rFonts w:cs="Times New Roman"/>
          <w:szCs w:val="28"/>
        </w:rPr>
        <w:t xml:space="preserve"> представлена диаграмма</w:t>
      </w:r>
      <w:r>
        <w:rPr>
          <w:rFonts w:cs="Times New Roman"/>
          <w:szCs w:val="28"/>
        </w:rPr>
        <w:t xml:space="preserve"> компонентов, н</w:t>
      </w:r>
      <w:r w:rsidRPr="00B80603">
        <w:rPr>
          <w:rFonts w:cs="Times New Roman"/>
          <w:szCs w:val="28"/>
        </w:rPr>
        <w:t xml:space="preserve">а </w:t>
      </w:r>
      <w:r>
        <w:rPr>
          <w:rFonts w:cs="Times New Roman"/>
          <w:szCs w:val="28"/>
        </w:rPr>
        <w:t>которой</w:t>
      </w:r>
      <w:r w:rsidRPr="00B80603">
        <w:rPr>
          <w:rFonts w:cs="Times New Roman"/>
          <w:szCs w:val="28"/>
        </w:rPr>
        <w:t xml:space="preserve"> показано взаимодействие различных функций программного обеспечения между собой и результаты их выполнения. </w:t>
      </w:r>
    </w:p>
    <w:p w:rsidR="00D66D9D" w:rsidRPr="00D66D9D" w:rsidRDefault="00D66D9D" w:rsidP="00275622">
      <w:pPr>
        <w:spacing w:line="276" w:lineRule="auto"/>
        <w:ind w:firstLine="0"/>
      </w:pPr>
    </w:p>
    <w:p w:rsidR="00236920" w:rsidRDefault="009B0064" w:rsidP="003E2AEB">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extent cx="5114441" cy="3425126"/>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746" t="26207" r="21200" b="22537"/>
                    <a:stretch/>
                  </pic:blipFill>
                  <pic:spPr bwMode="auto">
                    <a:xfrm>
                      <a:off x="0" y="0"/>
                      <a:ext cx="5129329" cy="343509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01B0" w:rsidRDefault="009E01B0" w:rsidP="00275622">
      <w:pPr>
        <w:pStyle w:val="af2"/>
        <w:shd w:val="clear" w:color="auto" w:fill="FFFFFF"/>
        <w:spacing w:before="0" w:beforeAutospacing="0" w:after="0" w:afterAutospacing="0" w:line="276" w:lineRule="auto"/>
        <w:ind w:firstLine="0"/>
        <w:jc w:val="center"/>
        <w:rPr>
          <w:sz w:val="28"/>
          <w:szCs w:val="28"/>
        </w:rPr>
      </w:pPr>
      <w:r w:rsidRPr="00B80603">
        <w:rPr>
          <w:sz w:val="28"/>
          <w:szCs w:val="28"/>
        </w:rPr>
        <w:t>Рисунок 1.</w:t>
      </w:r>
      <w:r w:rsidR="00072C72" w:rsidRPr="00690096">
        <w:rPr>
          <w:sz w:val="28"/>
          <w:szCs w:val="28"/>
        </w:rPr>
        <w:t>9</w:t>
      </w:r>
      <w:r w:rsidRPr="00B80603">
        <w:rPr>
          <w:sz w:val="28"/>
          <w:szCs w:val="28"/>
        </w:rPr>
        <w:t xml:space="preserve">– </w:t>
      </w:r>
      <w:r w:rsidRPr="00B80603">
        <w:rPr>
          <w:sz w:val="28"/>
          <w:szCs w:val="28"/>
          <w:lang w:val="en-US"/>
        </w:rPr>
        <w:t>UML</w:t>
      </w:r>
      <w:r w:rsidRPr="00B80603">
        <w:rPr>
          <w:sz w:val="28"/>
          <w:szCs w:val="28"/>
        </w:rPr>
        <w:t xml:space="preserve">-диаграмма </w:t>
      </w:r>
      <w:r>
        <w:rPr>
          <w:sz w:val="28"/>
          <w:szCs w:val="28"/>
        </w:rPr>
        <w:t>компонентов</w:t>
      </w:r>
    </w:p>
    <w:p w:rsidR="00D66D9D" w:rsidRDefault="00D66D9D" w:rsidP="00275622">
      <w:pPr>
        <w:pStyle w:val="af2"/>
        <w:shd w:val="clear" w:color="auto" w:fill="FFFFFF"/>
        <w:spacing w:before="0" w:beforeAutospacing="0" w:after="0" w:afterAutospacing="0" w:line="276" w:lineRule="auto"/>
        <w:jc w:val="center"/>
        <w:rPr>
          <w:sz w:val="28"/>
          <w:szCs w:val="28"/>
        </w:rPr>
      </w:pPr>
    </w:p>
    <w:p w:rsidR="00D66D9D" w:rsidRPr="00B80603" w:rsidRDefault="001E56FF" w:rsidP="00275622">
      <w:pPr>
        <w:pStyle w:val="22"/>
        <w:spacing w:line="276" w:lineRule="auto"/>
        <w:rPr>
          <w:szCs w:val="28"/>
        </w:rPr>
      </w:pPr>
      <w:r>
        <w:t>Диаграмма состояний является графическим инструментом, который позволяет моделировать поведение объектов и систем в различных состояниях и переходах между этими состояниями. Это позволяет разработчикам и аналитикам лучше понимать функциональность системы и ее возможные сценарии использования</w:t>
      </w:r>
      <w:r w:rsidR="00D66D9D">
        <w:t xml:space="preserve">. </w:t>
      </w:r>
      <w:r w:rsidR="00D66D9D" w:rsidRPr="00B80603">
        <w:rPr>
          <w:szCs w:val="28"/>
        </w:rPr>
        <w:t>На рисунке1.</w:t>
      </w:r>
      <w:r w:rsidR="00811156" w:rsidRPr="00E21A5A">
        <w:rPr>
          <w:szCs w:val="28"/>
        </w:rPr>
        <w:t>10</w:t>
      </w:r>
      <w:r w:rsidR="00D66D9D" w:rsidRPr="00B80603">
        <w:rPr>
          <w:szCs w:val="28"/>
        </w:rPr>
        <w:t xml:space="preserve"> представлена </w:t>
      </w:r>
      <w:r w:rsidR="00D66D9D" w:rsidRPr="00B80603">
        <w:rPr>
          <w:szCs w:val="28"/>
          <w:lang w:val="en-US"/>
        </w:rPr>
        <w:t>UML</w:t>
      </w:r>
      <w:r w:rsidR="00D66D9D" w:rsidRPr="00B80603">
        <w:rPr>
          <w:szCs w:val="28"/>
        </w:rPr>
        <w:t>-</w:t>
      </w:r>
      <w:r w:rsidR="00D66D9D" w:rsidRPr="00B80603">
        <w:rPr>
          <w:szCs w:val="28"/>
        </w:rPr>
        <w:lastRenderedPageBreak/>
        <w:t>диаграмма состояний. Данная диаграмма описывает основной процесс</w:t>
      </w:r>
      <w:r w:rsidR="00D66D9D">
        <w:rPr>
          <w:szCs w:val="28"/>
        </w:rPr>
        <w:t>:</w:t>
      </w:r>
      <w:r w:rsidR="00E21A5A">
        <w:rPr>
          <w:szCs w:val="28"/>
        </w:rPr>
        <w:t xml:space="preserve"> выставление и просмотр рейтинга телешоу</w:t>
      </w:r>
      <w:r w:rsidR="00D66D9D">
        <w:rPr>
          <w:szCs w:val="28"/>
        </w:rPr>
        <w:t>.</w:t>
      </w:r>
    </w:p>
    <w:p w:rsidR="00236920" w:rsidRDefault="00236920" w:rsidP="006C6C41">
      <w:pPr>
        <w:pStyle w:val="af2"/>
        <w:shd w:val="clear" w:color="auto" w:fill="FFFFFF"/>
        <w:spacing w:before="0" w:beforeAutospacing="0" w:after="0" w:afterAutospacing="0" w:line="276" w:lineRule="auto"/>
      </w:pPr>
    </w:p>
    <w:p w:rsidR="002129E6" w:rsidRPr="006C6C41" w:rsidRDefault="002129E6" w:rsidP="006C6C41">
      <w:pPr>
        <w:pStyle w:val="af2"/>
        <w:shd w:val="clear" w:color="auto" w:fill="FFFFFF"/>
        <w:spacing w:before="0" w:beforeAutospacing="0" w:after="0" w:afterAutospacing="0" w:line="276" w:lineRule="auto"/>
      </w:pPr>
      <w:r w:rsidRPr="002129E6">
        <w:rPr>
          <w:noProof/>
        </w:rPr>
        <w:drawing>
          <wp:inline distT="0" distB="0" distL="0" distR="0">
            <wp:extent cx="5294310" cy="379708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137" t="29221" r="22115" b="13728"/>
                    <a:stretch/>
                  </pic:blipFill>
                  <pic:spPr bwMode="auto">
                    <a:xfrm>
                      <a:off x="0" y="0"/>
                      <a:ext cx="5309267" cy="380781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56FF" w:rsidRDefault="001E56FF" w:rsidP="00275622">
      <w:pPr>
        <w:pStyle w:val="af2"/>
        <w:shd w:val="clear" w:color="auto" w:fill="FFFFFF"/>
        <w:spacing w:before="0" w:beforeAutospacing="0" w:after="0" w:afterAutospacing="0" w:line="276" w:lineRule="auto"/>
        <w:ind w:firstLine="0"/>
        <w:jc w:val="center"/>
        <w:rPr>
          <w:sz w:val="28"/>
          <w:szCs w:val="28"/>
        </w:rPr>
      </w:pPr>
      <w:commentRangeStart w:id="36"/>
      <w:r w:rsidRPr="00B80603">
        <w:rPr>
          <w:sz w:val="28"/>
          <w:szCs w:val="28"/>
        </w:rPr>
        <w:t>Рисунок 1.</w:t>
      </w:r>
      <w:r w:rsidR="00811156" w:rsidRPr="00690096">
        <w:rPr>
          <w:sz w:val="28"/>
          <w:szCs w:val="28"/>
        </w:rPr>
        <w:t>10</w:t>
      </w:r>
      <w:r w:rsidRPr="00B80603">
        <w:rPr>
          <w:sz w:val="28"/>
          <w:szCs w:val="28"/>
        </w:rPr>
        <w:t xml:space="preserve"> – </w:t>
      </w:r>
      <w:r w:rsidRPr="00B80603">
        <w:rPr>
          <w:sz w:val="28"/>
          <w:szCs w:val="28"/>
          <w:lang w:val="en-US"/>
        </w:rPr>
        <w:t>UML</w:t>
      </w:r>
      <w:r w:rsidRPr="00B80603">
        <w:rPr>
          <w:sz w:val="28"/>
          <w:szCs w:val="28"/>
        </w:rPr>
        <w:t xml:space="preserve">-диаграмма </w:t>
      </w:r>
      <w:r>
        <w:rPr>
          <w:sz w:val="28"/>
          <w:szCs w:val="28"/>
        </w:rPr>
        <w:t>состояния</w:t>
      </w:r>
      <w:commentRangeEnd w:id="36"/>
      <w:r w:rsidR="00DF44CC">
        <w:rPr>
          <w:rStyle w:val="a7"/>
          <w:rFonts w:eastAsiaTheme="minorHAnsi" w:cstheme="minorBidi"/>
          <w:lang w:eastAsia="en-US"/>
        </w:rPr>
        <w:commentReference w:id="36"/>
      </w:r>
    </w:p>
    <w:p w:rsidR="009E01B0" w:rsidRPr="009E01B0" w:rsidRDefault="009E01B0" w:rsidP="00275622">
      <w:pPr>
        <w:pStyle w:val="af2"/>
        <w:shd w:val="clear" w:color="auto" w:fill="FFFFFF"/>
        <w:spacing w:before="0" w:beforeAutospacing="0" w:after="0" w:afterAutospacing="0" w:line="276" w:lineRule="auto"/>
        <w:jc w:val="center"/>
        <w:rPr>
          <w:sz w:val="28"/>
          <w:szCs w:val="28"/>
        </w:rPr>
      </w:pPr>
    </w:p>
    <w:p w:rsidR="001E56FF" w:rsidRDefault="001E56FF" w:rsidP="00275622">
      <w:pPr>
        <w:pStyle w:val="af2"/>
        <w:shd w:val="clear" w:color="auto" w:fill="FFFFFF"/>
        <w:spacing w:before="0" w:beforeAutospacing="0" w:after="0" w:afterAutospacing="0" w:line="276" w:lineRule="auto"/>
        <w:ind w:firstLine="0"/>
        <w:rPr>
          <w:sz w:val="28"/>
          <w:szCs w:val="28"/>
        </w:rPr>
      </w:pPr>
    </w:p>
    <w:p w:rsidR="001E56FF" w:rsidRPr="00E622E6" w:rsidRDefault="001E56FF" w:rsidP="00275622">
      <w:pPr>
        <w:spacing w:line="276" w:lineRule="auto"/>
      </w:pPr>
      <w:r w:rsidRPr="001E56FF">
        <w:t>Диаграмма последовательности</w:t>
      </w:r>
      <w:r w:rsidR="004E7128" w:rsidRPr="004E7128">
        <w:rPr>
          <w:color w:val="000000"/>
          <w:szCs w:val="28"/>
        </w:rPr>
        <w:t xml:space="preserve">– </w:t>
      </w:r>
      <w:r w:rsidRPr="001E56FF">
        <w:t>это тип диаграммы UML, который используется для описания взаимодействия между объектами в рамках некоторой системы. Она показывает, как объекты обмениваются сообщениями и как эти сообщения связаны во времени.На диаграмме последовательности объекты представлены в виде вертикальных линий (столбцов), а сообщения между объектами</w:t>
      </w:r>
      <w:r w:rsidR="004E7128" w:rsidRPr="004E7128">
        <w:rPr>
          <w:color w:val="000000"/>
          <w:szCs w:val="28"/>
        </w:rPr>
        <w:t>–</w:t>
      </w:r>
      <w:r w:rsidRPr="001E56FF">
        <w:t xml:space="preserve">в виде стрелок, которые соединяют соответствующие столбцы.Диаграммы последовательностипозволяют увидеть порядок вызова методов и передачу данных между объектами, что помогает понять работу системы и выявить возможные проблемы. </w:t>
      </w:r>
    </w:p>
    <w:p w:rsidR="001E56FF" w:rsidRDefault="001E56FF" w:rsidP="00275622">
      <w:pPr>
        <w:spacing w:line="276" w:lineRule="auto"/>
        <w:rPr>
          <w:rFonts w:cs="Times New Roman"/>
          <w:color w:val="000000"/>
          <w:szCs w:val="28"/>
        </w:rPr>
      </w:pPr>
      <w:r w:rsidRPr="00F87791">
        <w:rPr>
          <w:rFonts w:cs="Times New Roman"/>
          <w:color w:val="000000"/>
          <w:szCs w:val="28"/>
        </w:rPr>
        <w:t>На UML-диаграмме последовательностей (</w:t>
      </w:r>
      <w:r w:rsidR="00C321C5">
        <w:rPr>
          <w:rFonts w:cs="Times New Roman"/>
          <w:color w:val="000000"/>
          <w:szCs w:val="28"/>
        </w:rPr>
        <w:t xml:space="preserve">см. </w:t>
      </w:r>
      <w:r w:rsidRPr="00F87791">
        <w:rPr>
          <w:rFonts w:cs="Times New Roman"/>
          <w:color w:val="000000"/>
          <w:szCs w:val="28"/>
        </w:rPr>
        <w:t>рис</w:t>
      </w:r>
      <w:r w:rsidR="004E7128">
        <w:rPr>
          <w:rFonts w:cs="Times New Roman"/>
          <w:color w:val="000000"/>
          <w:szCs w:val="28"/>
        </w:rPr>
        <w:t>унок</w:t>
      </w:r>
      <w:r w:rsidRPr="00F87791">
        <w:rPr>
          <w:rFonts w:cs="Times New Roman"/>
          <w:color w:val="000000"/>
          <w:szCs w:val="28"/>
        </w:rPr>
        <w:t xml:space="preserve"> 1.</w:t>
      </w:r>
      <w:r w:rsidRPr="00177F50">
        <w:rPr>
          <w:rFonts w:cs="Times New Roman"/>
          <w:color w:val="000000"/>
          <w:szCs w:val="28"/>
        </w:rPr>
        <w:t>11</w:t>
      </w:r>
      <w:r w:rsidRPr="00F87791">
        <w:rPr>
          <w:rFonts w:cs="Times New Roman"/>
          <w:color w:val="000000"/>
          <w:szCs w:val="28"/>
        </w:rPr>
        <w:t xml:space="preserve">) в общих чертах изображена основная суть разрабатываемого программного средства. Пользователь вводит данные (пароль и логин). В случае, если данные введены верно, пользователь получает доступ к определенному набору </w:t>
      </w:r>
      <w:r w:rsidRPr="00F87791">
        <w:rPr>
          <w:rFonts w:cs="Times New Roman"/>
          <w:color w:val="000000"/>
          <w:szCs w:val="28"/>
        </w:rPr>
        <w:lastRenderedPageBreak/>
        <w:t>действий, определенных разработчиком. В противном же случае, пользователь будет уведомлен о том, что данные были введены неверно.</w:t>
      </w:r>
    </w:p>
    <w:p w:rsidR="001E56FF" w:rsidRPr="00902353" w:rsidRDefault="00902353" w:rsidP="00902353">
      <w:pPr>
        <w:spacing w:line="276" w:lineRule="auto"/>
        <w:rPr>
          <w:rFonts w:cs="Times New Roman"/>
          <w:color w:val="000000"/>
          <w:szCs w:val="28"/>
        </w:rPr>
      </w:pPr>
      <w:r>
        <w:rPr>
          <w:noProof/>
          <w:lang w:eastAsia="ru-RU"/>
        </w:rPr>
        <w:drawing>
          <wp:inline distT="0" distB="0" distL="0" distR="0">
            <wp:extent cx="4897464" cy="26360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19" t="33430" r="23010" b="23636"/>
                    <a:stretch/>
                  </pic:blipFill>
                  <pic:spPr bwMode="auto">
                    <a:xfrm>
                      <a:off x="0" y="0"/>
                      <a:ext cx="4909808" cy="264267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D26BE" w:rsidRDefault="001E56FF" w:rsidP="00275622">
      <w:pPr>
        <w:spacing w:line="276" w:lineRule="auto"/>
        <w:ind w:firstLine="0"/>
        <w:jc w:val="center"/>
        <w:rPr>
          <w:rFonts w:cs="Times New Roman"/>
          <w:szCs w:val="28"/>
        </w:rPr>
      </w:pPr>
      <w:commentRangeStart w:id="37"/>
      <w:r>
        <w:rPr>
          <w:rFonts w:cs="Times New Roman"/>
          <w:szCs w:val="28"/>
        </w:rPr>
        <w:t>Рисунок 1.</w:t>
      </w:r>
      <w:r w:rsidRPr="001C6703">
        <w:rPr>
          <w:rFonts w:cs="Times New Roman"/>
          <w:szCs w:val="28"/>
        </w:rPr>
        <w:t>11</w:t>
      </w:r>
      <w:r>
        <w:rPr>
          <w:rFonts w:cs="Times New Roman"/>
          <w:szCs w:val="28"/>
        </w:rPr>
        <w:t xml:space="preserve"> – </w:t>
      </w:r>
      <w:r w:rsidR="00E72E5D">
        <w:rPr>
          <w:rFonts w:cs="Times New Roman"/>
          <w:szCs w:val="28"/>
          <w:lang w:val="en-US"/>
        </w:rPr>
        <w:t>UML</w:t>
      </w:r>
      <w:r w:rsidR="00E72E5D" w:rsidRPr="00236D04">
        <w:rPr>
          <w:rFonts w:cs="Times New Roman"/>
          <w:szCs w:val="28"/>
        </w:rPr>
        <w:t>-</w:t>
      </w:r>
      <w:r w:rsidR="00E72E5D">
        <w:rPr>
          <w:rFonts w:cs="Times New Roman"/>
          <w:szCs w:val="28"/>
        </w:rPr>
        <w:t xml:space="preserve">диаграмма </w:t>
      </w:r>
      <w:r>
        <w:rPr>
          <w:rFonts w:cs="Times New Roman"/>
          <w:szCs w:val="28"/>
        </w:rPr>
        <w:t>последовательности</w:t>
      </w:r>
      <w:commentRangeEnd w:id="37"/>
      <w:r w:rsidR="00DF44CC">
        <w:rPr>
          <w:rStyle w:val="a7"/>
        </w:rPr>
        <w:commentReference w:id="37"/>
      </w:r>
    </w:p>
    <w:p w:rsidR="00275622" w:rsidRDefault="00275622" w:rsidP="00275622">
      <w:pPr>
        <w:spacing w:line="276" w:lineRule="auto"/>
        <w:ind w:firstLine="0"/>
        <w:jc w:val="center"/>
        <w:rPr>
          <w:rFonts w:cs="Times New Roman"/>
          <w:szCs w:val="28"/>
        </w:rPr>
      </w:pPr>
    </w:p>
    <w:p w:rsidR="000D26BE" w:rsidRDefault="000D26BE" w:rsidP="00275622">
      <w:pPr>
        <w:spacing w:line="276" w:lineRule="auto"/>
        <w:rPr>
          <w:rFonts w:cs="Times New Roman"/>
          <w:szCs w:val="28"/>
        </w:rPr>
      </w:pPr>
      <w:r w:rsidRPr="000D26BE">
        <w:rPr>
          <w:rFonts w:cs="Times New Roman"/>
          <w:szCs w:val="28"/>
        </w:rPr>
        <w:t xml:space="preserve">Анализ и моделирование бизнес-процессов, связанных </w:t>
      </w:r>
      <w:r w:rsidR="00196B55">
        <w:rPr>
          <w:rFonts w:cs="Times New Roman"/>
          <w:szCs w:val="28"/>
        </w:rPr>
        <w:t>рейтингом телешоу</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UML и BPMN,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9A11D9">
        <w:rPr>
          <w:rFonts w:cs="Times New Roman"/>
          <w:szCs w:val="28"/>
        </w:rPr>
        <w:t>оценивания телешоу</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rsidR="001E56FF" w:rsidRPr="00B80603" w:rsidRDefault="001E56FF" w:rsidP="00275622">
      <w:pPr>
        <w:pStyle w:val="af2"/>
        <w:shd w:val="clear" w:color="auto" w:fill="FFFFFF"/>
        <w:spacing w:before="0" w:beforeAutospacing="0" w:after="0" w:afterAutospacing="0" w:line="276" w:lineRule="auto"/>
        <w:rPr>
          <w:sz w:val="28"/>
          <w:szCs w:val="28"/>
        </w:rPr>
      </w:pPr>
    </w:p>
    <w:p w:rsidR="002F0943" w:rsidRDefault="002F0943" w:rsidP="00275622">
      <w:pPr>
        <w:spacing w:line="276" w:lineRule="auto"/>
        <w:rPr>
          <w:rFonts w:cs="Times New Roman"/>
          <w:b/>
          <w:bCs/>
          <w:szCs w:val="28"/>
        </w:rPr>
      </w:pPr>
    </w:p>
    <w:p w:rsidR="002B7E4E" w:rsidRDefault="002B7E4E" w:rsidP="009A11D9">
      <w:pPr>
        <w:pStyle w:val="10"/>
        <w:spacing w:before="0" w:line="276" w:lineRule="auto"/>
        <w:ind w:firstLine="0"/>
        <w:rPr>
          <w:rFonts w:cs="Times New Roman"/>
          <w:bCs/>
          <w:color w:val="auto"/>
          <w:szCs w:val="28"/>
        </w:rPr>
      </w:pPr>
      <w:bookmarkStart w:id="38" w:name="_Toc103293626"/>
      <w:bookmarkEnd w:id="38"/>
    </w:p>
    <w:sectPr w:rsidR="002B7E4E" w:rsidSect="00DE5194">
      <w:pgSz w:w="11906" w:h="16838"/>
      <w:pgMar w:top="1134" w:right="851" w:bottom="1531" w:left="1701" w:header="0" w:footer="964" w:gutter="0"/>
      <w:pgNumType w:start="4"/>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Автор" w:initials="A">
    <w:p w:rsidR="00DF44CC" w:rsidRDefault="00DF44CC">
      <w:pPr>
        <w:pStyle w:val="a8"/>
      </w:pPr>
      <w:r>
        <w:rPr>
          <w:rStyle w:val="a7"/>
        </w:rPr>
        <w:annotationRef/>
      </w:r>
      <w:r>
        <w:t xml:space="preserve">Другая </w:t>
      </w:r>
      <w:r w:rsidR="00597C6F">
        <w:t>дисциплина</w:t>
      </w:r>
      <w:r>
        <w:t>.</w:t>
      </w:r>
    </w:p>
  </w:comment>
  <w:comment w:id="2" w:author="Автор" w:initials="A">
    <w:p w:rsidR="00DF44CC" w:rsidRDefault="00DF44CC">
      <w:pPr>
        <w:pStyle w:val="a8"/>
      </w:pPr>
      <w:r>
        <w:rPr>
          <w:rStyle w:val="a7"/>
        </w:rPr>
        <w:annotationRef/>
      </w:r>
      <w:r>
        <w:t>Ассистент кафедры ЭИ</w:t>
      </w:r>
    </w:p>
  </w:comment>
  <w:comment w:id="5" w:author="Автор" w:initials="A">
    <w:p w:rsidR="00DF44CC" w:rsidRDefault="00DF44CC">
      <w:pPr>
        <w:pStyle w:val="a8"/>
      </w:pPr>
      <w:r>
        <w:rPr>
          <w:rStyle w:val="a7"/>
        </w:rPr>
        <w:annotationRef/>
      </w:r>
      <w:r>
        <w:t>Номер в списке (например, 029).</w:t>
      </w:r>
    </w:p>
  </w:comment>
  <w:comment w:id="14" w:author="Автор" w:initials="A">
    <w:p w:rsidR="00DF44CC" w:rsidRDefault="00DF44CC">
      <w:pPr>
        <w:pStyle w:val="a8"/>
      </w:pPr>
      <w:r>
        <w:rPr>
          <w:rStyle w:val="a7"/>
        </w:rPr>
        <w:annotationRef/>
      </w:r>
      <w:r>
        <w:t>Этот подраздел должен занимать хотя бы 3 страницы.</w:t>
      </w:r>
    </w:p>
  </w:comment>
  <w:comment w:id="18" w:author="Автор" w:initials="A">
    <w:p w:rsidR="00DF44CC" w:rsidRDefault="00DF44CC">
      <w:pPr>
        <w:pStyle w:val="a8"/>
      </w:pPr>
      <w:r>
        <w:rPr>
          <w:rStyle w:val="a7"/>
        </w:rPr>
        <w:annotationRef/>
      </w:r>
      <w:r>
        <w:t>Нет декомпозиции 3-го уровня.</w:t>
      </w:r>
    </w:p>
  </w:comment>
  <w:comment w:id="19" w:author="Автор" w:initials="A">
    <w:p w:rsidR="00DF44CC" w:rsidRDefault="00DF44CC">
      <w:pPr>
        <w:pStyle w:val="a8"/>
      </w:pPr>
      <w:r>
        <w:rPr>
          <w:rStyle w:val="a7"/>
        </w:rPr>
        <w:annotationRef/>
      </w:r>
      <w:r>
        <w:t>В этом разделе вы описываете какой-то бизнес-процесс. «Разработать программу расчета рейтинга телешоу» – это не бизнес-процесс вашей предметной области, это то, с помощью чего достигается автоматизация какого-то бизнес-процесса. То есть вам нужно описать бизнес-процесс предметной области, например, «Рассчитать рейтинг телешоу».</w:t>
      </w:r>
    </w:p>
  </w:comment>
  <w:comment w:id="20" w:author="Автор" w:initials="A">
    <w:p w:rsidR="00DF44CC" w:rsidRDefault="00DF44CC">
      <w:pPr>
        <w:pStyle w:val="a8"/>
      </w:pPr>
      <w:r>
        <w:rPr>
          <w:rStyle w:val="a7"/>
        </w:rPr>
        <w:annotationRef/>
      </w:r>
      <w:r>
        <w:t>Пробельная строка между рисунком и подписью рисунка.</w:t>
      </w:r>
    </w:p>
  </w:comment>
  <w:comment w:id="21" w:author="Автор" w:initials="A">
    <w:p w:rsidR="00DF44CC" w:rsidRDefault="00DF44CC">
      <w:pPr>
        <w:pStyle w:val="a8"/>
      </w:pPr>
      <w:r>
        <w:rPr>
          <w:rStyle w:val="a7"/>
        </w:rPr>
        <w:annotationRef/>
      </w:r>
      <w:r>
        <w:t xml:space="preserve">Нет стрелок управления для блоков </w:t>
      </w:r>
      <w:r>
        <w:rPr>
          <w:lang w:val="en-US"/>
        </w:rPr>
        <w:t>A</w:t>
      </w:r>
      <w:r>
        <w:t>41</w:t>
      </w:r>
      <w:r w:rsidRPr="001B360D">
        <w:t xml:space="preserve">, </w:t>
      </w:r>
      <w:r>
        <w:rPr>
          <w:lang w:val="en-US"/>
        </w:rPr>
        <w:t>A</w:t>
      </w:r>
      <w:r>
        <w:t>42, А43</w:t>
      </w:r>
      <w:r w:rsidRPr="001B360D">
        <w:t>.</w:t>
      </w:r>
    </w:p>
  </w:comment>
  <w:comment w:id="25" w:author="Автор" w:initials="A">
    <w:p w:rsidR="00DF44CC" w:rsidRDefault="00DF44CC" w:rsidP="00DF44CC">
      <w:pPr>
        <w:pStyle w:val="a8"/>
      </w:pPr>
      <w:r>
        <w:rPr>
          <w:rStyle w:val="a7"/>
        </w:rPr>
        <w:annotationRef/>
      </w:r>
      <w:r>
        <w:rPr>
          <w:rStyle w:val="a7"/>
        </w:rPr>
        <w:annotationRef/>
      </w:r>
      <w:r>
        <w:t>Здесь должен быть какой-то текст. Подраздел не должен заканчиваться подписью рисунка.</w:t>
      </w:r>
    </w:p>
  </w:comment>
  <w:comment w:id="32" w:author="Автор" w:initials="A">
    <w:p w:rsidR="00DF44CC" w:rsidRDefault="00DF44CC" w:rsidP="00DF44CC">
      <w:pPr>
        <w:pStyle w:val="a8"/>
      </w:pPr>
      <w:r>
        <w:rPr>
          <w:rStyle w:val="a7"/>
        </w:rPr>
        <w:annotationRef/>
      </w:r>
      <w:r>
        <w:rPr>
          <w:rStyle w:val="a7"/>
        </w:rPr>
        <w:annotationRef/>
      </w:r>
      <w:r>
        <w:t>Диаграмма вариантов использования должна быть в подразделе 1.4 (она относится к спецификации функциональных требований).</w:t>
      </w:r>
    </w:p>
  </w:comment>
  <w:comment w:id="33" w:author="Автор" w:initials="A">
    <w:p w:rsidR="00DF44CC" w:rsidRDefault="00DF44CC" w:rsidP="00DF44CC">
      <w:pPr>
        <w:pStyle w:val="a8"/>
      </w:pPr>
      <w:r>
        <w:rPr>
          <w:rStyle w:val="a7"/>
        </w:rPr>
        <w:annotationRef/>
      </w:r>
      <w:r>
        <w:rPr>
          <w:rStyle w:val="a7"/>
        </w:rPr>
        <w:annotationRef/>
      </w:r>
      <w:r>
        <w:t>Добавьте на диаграмму рамку системы, изменить прямоугольники с закругленными углами на эллипсы.</w:t>
      </w:r>
    </w:p>
  </w:comment>
  <w:comment w:id="34" w:author="Автор" w:initials="A">
    <w:p w:rsidR="00DF44CC" w:rsidRDefault="00DF44CC" w:rsidP="00DF44CC">
      <w:pPr>
        <w:pStyle w:val="a8"/>
      </w:pPr>
      <w:r>
        <w:rPr>
          <w:rStyle w:val="a7"/>
        </w:rPr>
        <w:annotationRef/>
      </w:r>
      <w:r>
        <w:rPr>
          <w:rStyle w:val="a7"/>
        </w:rPr>
        <w:annotationRef/>
      </w:r>
      <w:r>
        <w:t>Пунктирные стрелки должны быть подписаны (</w:t>
      </w:r>
      <w:r>
        <w:rPr>
          <w:lang w:val="en-US"/>
        </w:rPr>
        <w:t>extend</w:t>
      </w:r>
      <w:r w:rsidRPr="00E14202">
        <w:t>,</w:t>
      </w:r>
      <w:r w:rsidRPr="00E574C6">
        <w:t xml:space="preserve"> </w:t>
      </w:r>
      <w:r>
        <w:rPr>
          <w:lang w:val="en-US"/>
        </w:rPr>
        <w:t>include</w:t>
      </w:r>
      <w:r w:rsidRPr="00E574C6">
        <w:t>).</w:t>
      </w:r>
    </w:p>
  </w:comment>
  <w:comment w:id="35" w:author="Автор" w:initials="A">
    <w:p w:rsidR="00DF44CC" w:rsidRDefault="00DF44CC" w:rsidP="00DF44CC">
      <w:pPr>
        <w:pStyle w:val="a8"/>
      </w:pPr>
      <w:r>
        <w:rPr>
          <w:rStyle w:val="a7"/>
        </w:rPr>
        <w:annotationRef/>
      </w:r>
      <w:r>
        <w:rPr>
          <w:rStyle w:val="a7"/>
        </w:rPr>
        <w:annotationRef/>
      </w:r>
      <w:r>
        <w:t>Неправильно названы некоторые варианты использования (прямоугольники). «Войти в систему», а не «Вход в систему» и т.д. (то есть инфинитив +  все остальное).</w:t>
      </w:r>
    </w:p>
  </w:comment>
  <w:comment w:id="36" w:author="Автор" w:initials="A">
    <w:p w:rsidR="00DF44CC" w:rsidRPr="00DF44CC" w:rsidRDefault="00DF44CC">
      <w:pPr>
        <w:pStyle w:val="a8"/>
      </w:pPr>
      <w:r>
        <w:rPr>
          <w:rStyle w:val="a7"/>
        </w:rPr>
        <w:annotationRef/>
      </w:r>
      <w:r>
        <w:t xml:space="preserve">Из одного состояния не могут следовать несколько стрелок (переходов). В таком случае </w:t>
      </w:r>
      <w:r w:rsidR="00597C6F">
        <w:t xml:space="preserve">только </w:t>
      </w:r>
      <w:r>
        <w:t>одна стрелка должна идти к ромбу (</w:t>
      </w:r>
      <w:r>
        <w:rPr>
          <w:lang w:val="en-US"/>
        </w:rPr>
        <w:t>if</w:t>
      </w:r>
      <w:r w:rsidRPr="00DF44CC">
        <w:t>-</w:t>
      </w:r>
      <w:r>
        <w:rPr>
          <w:lang w:val="en-US"/>
        </w:rPr>
        <w:t>else</w:t>
      </w:r>
      <w:r w:rsidRPr="00DF44CC">
        <w:t>).</w:t>
      </w:r>
    </w:p>
  </w:comment>
  <w:comment w:id="37" w:author="Автор" w:initials="A">
    <w:p w:rsidR="00DF44CC" w:rsidRDefault="00DF44CC">
      <w:pPr>
        <w:pStyle w:val="a8"/>
      </w:pPr>
      <w:r>
        <w:rPr>
          <w:rStyle w:val="a7"/>
        </w:rPr>
        <w:annotationRef/>
      </w:r>
      <w:r>
        <w:t>Система и пользователь должны быть представлены разными объектами</w:t>
      </w:r>
      <w:r w:rsidR="00597C6F">
        <w:t>/вертикальными линиями</w:t>
      </w:r>
      <w:r>
        <w:t xml:space="preserve"> (здесь они на одной линии).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1DA" w:rsidRDefault="00D721DA" w:rsidP="00927A22">
      <w:r>
        <w:separator/>
      </w:r>
    </w:p>
  </w:endnote>
  <w:endnote w:type="continuationSeparator" w:id="1">
    <w:p w:rsidR="00D721DA" w:rsidRDefault="00D721DA" w:rsidP="00927A22">
      <w:r>
        <w:continuationSeparator/>
      </w:r>
    </w:p>
  </w:endnote>
  <w:endnote w:type="continuationNotice" w:id="2">
    <w:p w:rsidR="00D721DA" w:rsidRDefault="00D721DA">
      <w:pPr>
        <w:spacing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283138"/>
      <w:docPartObj>
        <w:docPartGallery w:val="Page Numbers (Bottom of Page)"/>
        <w:docPartUnique/>
      </w:docPartObj>
    </w:sdtPr>
    <w:sdtContent>
      <w:p w:rsidR="00DF44CC" w:rsidRDefault="008B5187" w:rsidP="00DE5194">
        <w:pPr>
          <w:pStyle w:val="af0"/>
          <w:jc w:val="right"/>
        </w:pPr>
        <w:fldSimple w:instr="PAGE   \* MERGEFORMAT">
          <w:r w:rsidR="00597C6F">
            <w:rPr>
              <w:noProof/>
            </w:rPr>
            <w:t>17</w:t>
          </w:r>
        </w:fldSimple>
      </w:p>
    </w:sdtContent>
  </w:sdt>
  <w:p w:rsidR="00DF44CC" w:rsidRDefault="00DF44CC">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4CC" w:rsidRDefault="00DF44CC" w:rsidP="00275622">
    <w:pPr>
      <w:pStyle w:val="af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1DA" w:rsidRDefault="00D721DA" w:rsidP="00927A22">
      <w:r>
        <w:separator/>
      </w:r>
    </w:p>
  </w:footnote>
  <w:footnote w:type="continuationSeparator" w:id="1">
    <w:p w:rsidR="00D721DA" w:rsidRDefault="00D721DA" w:rsidP="00927A22">
      <w:r>
        <w:continuationSeparator/>
      </w:r>
    </w:p>
  </w:footnote>
  <w:footnote w:type="continuationNotice" w:id="2">
    <w:p w:rsidR="00D721DA" w:rsidRDefault="00D721DA">
      <w:pPr>
        <w:spacing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2">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4">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5">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6">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8">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251E170D"/>
    <w:multiLevelType w:val="multilevel"/>
    <w:tmpl w:val="B91AA2F0"/>
    <w:numStyleLink w:val="1"/>
  </w:abstractNum>
  <w:abstractNum w:abstractNumId="11">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4">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6">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1">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2">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4">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6">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2">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3">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6">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7">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7"/>
  </w:num>
  <w:num w:numId="2">
    <w:abstractNumId w:val="6"/>
  </w:num>
  <w:num w:numId="3">
    <w:abstractNumId w:val="12"/>
  </w:num>
  <w:num w:numId="4">
    <w:abstractNumId w:val="34"/>
  </w:num>
  <w:num w:numId="5">
    <w:abstractNumId w:val="5"/>
  </w:num>
  <w:num w:numId="6">
    <w:abstractNumId w:val="37"/>
  </w:num>
  <w:num w:numId="7">
    <w:abstractNumId w:val="18"/>
  </w:num>
  <w:num w:numId="8">
    <w:abstractNumId w:val="29"/>
  </w:num>
  <w:num w:numId="9">
    <w:abstractNumId w:val="26"/>
  </w:num>
  <w:num w:numId="10">
    <w:abstractNumId w:val="28"/>
  </w:num>
  <w:num w:numId="11">
    <w:abstractNumId w:val="19"/>
  </w:num>
  <w:num w:numId="12">
    <w:abstractNumId w:val="30"/>
  </w:num>
  <w:num w:numId="13">
    <w:abstractNumId w:val="1"/>
  </w:num>
  <w:num w:numId="14">
    <w:abstractNumId w:val="31"/>
  </w:num>
  <w:num w:numId="15">
    <w:abstractNumId w:val="9"/>
  </w:num>
  <w:num w:numId="16">
    <w:abstractNumId w:val="7"/>
  </w:num>
  <w:num w:numId="17">
    <w:abstractNumId w:val="0"/>
  </w:num>
  <w:num w:numId="18">
    <w:abstractNumId w:val="35"/>
  </w:num>
  <w:num w:numId="19">
    <w:abstractNumId w:val="11"/>
  </w:num>
  <w:num w:numId="20">
    <w:abstractNumId w:val="2"/>
  </w:num>
  <w:num w:numId="21">
    <w:abstractNumId w:val="22"/>
  </w:num>
  <w:num w:numId="22">
    <w:abstractNumId w:val="33"/>
  </w:num>
  <w:num w:numId="23">
    <w:abstractNumId w:val="16"/>
  </w:num>
  <w:num w:numId="24">
    <w:abstractNumId w:val="5"/>
  </w:num>
  <w:num w:numId="25">
    <w:abstractNumId w:val="5"/>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abstractNumId w:val="21"/>
  </w:num>
  <w:num w:numId="27">
    <w:abstractNumId w:val="14"/>
  </w:num>
  <w:num w:numId="28">
    <w:abstractNumId w:val="15"/>
  </w:num>
  <w:num w:numId="29">
    <w:abstractNumId w:val="36"/>
  </w:num>
  <w:num w:numId="30">
    <w:abstractNumId w:val="17"/>
  </w:num>
  <w:num w:numId="31">
    <w:abstractNumId w:val="24"/>
  </w:num>
  <w:num w:numId="32">
    <w:abstractNumId w:val="3"/>
  </w:num>
  <w:num w:numId="33">
    <w:abstractNumId w:val="5"/>
  </w:num>
  <w:num w:numId="34">
    <w:abstractNumId w:val="23"/>
  </w:num>
  <w:num w:numId="35">
    <w:abstractNumId w:val="20"/>
  </w:num>
  <w:num w:numId="36">
    <w:abstractNumId w:val="10"/>
  </w:num>
  <w:num w:numId="37">
    <w:abstractNumId w:val="25"/>
  </w:num>
  <w:num w:numId="38">
    <w:abstractNumId w:val="8"/>
  </w:num>
  <w:num w:numId="39">
    <w:abstractNumId w:val="4"/>
  </w:num>
  <w:num w:numId="40">
    <w:abstractNumId w:val="32"/>
  </w:num>
  <w:num w:numId="41">
    <w:abstractNumId w:val="13"/>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defaultTabStop w:val="708"/>
  <w:characterSpacingControl w:val="doNotCompress"/>
  <w:hdrShapeDefaults>
    <o:shapedefaults v:ext="edit" spidmax="8194"/>
  </w:hdrShapeDefaults>
  <w:footnotePr>
    <w:footnote w:id="0"/>
    <w:footnote w:id="1"/>
    <w:footnote w:id="2"/>
  </w:footnotePr>
  <w:endnotePr>
    <w:endnote w:id="0"/>
    <w:endnote w:id="1"/>
    <w:endnote w:id="2"/>
  </w:endnotePr>
  <w:compat/>
  <w:rsids>
    <w:rsidRoot w:val="00927A22"/>
    <w:rsid w:val="00002E18"/>
    <w:rsid w:val="00003B9A"/>
    <w:rsid w:val="00006643"/>
    <w:rsid w:val="000129B1"/>
    <w:rsid w:val="000140FB"/>
    <w:rsid w:val="00032960"/>
    <w:rsid w:val="0003715D"/>
    <w:rsid w:val="000409A0"/>
    <w:rsid w:val="00052669"/>
    <w:rsid w:val="000542BB"/>
    <w:rsid w:val="000612D7"/>
    <w:rsid w:val="00065569"/>
    <w:rsid w:val="00067CF9"/>
    <w:rsid w:val="00072C72"/>
    <w:rsid w:val="0007517A"/>
    <w:rsid w:val="00082308"/>
    <w:rsid w:val="00084735"/>
    <w:rsid w:val="000870C5"/>
    <w:rsid w:val="00091CA4"/>
    <w:rsid w:val="000A4269"/>
    <w:rsid w:val="000B0B64"/>
    <w:rsid w:val="000B18E8"/>
    <w:rsid w:val="000B600F"/>
    <w:rsid w:val="000D26BE"/>
    <w:rsid w:val="000E3516"/>
    <w:rsid w:val="000E5AB6"/>
    <w:rsid w:val="000F01C8"/>
    <w:rsid w:val="0010573F"/>
    <w:rsid w:val="00107E51"/>
    <w:rsid w:val="0011272B"/>
    <w:rsid w:val="00130443"/>
    <w:rsid w:val="00135187"/>
    <w:rsid w:val="00152127"/>
    <w:rsid w:val="001601F2"/>
    <w:rsid w:val="00166A38"/>
    <w:rsid w:val="0016730D"/>
    <w:rsid w:val="00170B1C"/>
    <w:rsid w:val="00185C1E"/>
    <w:rsid w:val="001864B9"/>
    <w:rsid w:val="00191EE8"/>
    <w:rsid w:val="00193697"/>
    <w:rsid w:val="00196B55"/>
    <w:rsid w:val="00196D9B"/>
    <w:rsid w:val="001A4534"/>
    <w:rsid w:val="001A5446"/>
    <w:rsid w:val="001B3161"/>
    <w:rsid w:val="001B41CB"/>
    <w:rsid w:val="001C0C67"/>
    <w:rsid w:val="001C4508"/>
    <w:rsid w:val="001D09D1"/>
    <w:rsid w:val="001D20F3"/>
    <w:rsid w:val="001E5250"/>
    <w:rsid w:val="001E56FF"/>
    <w:rsid w:val="001F7FC7"/>
    <w:rsid w:val="00210B25"/>
    <w:rsid w:val="002129E6"/>
    <w:rsid w:val="00215AE5"/>
    <w:rsid w:val="0022646F"/>
    <w:rsid w:val="00230280"/>
    <w:rsid w:val="00236920"/>
    <w:rsid w:val="00236D04"/>
    <w:rsid w:val="002416C5"/>
    <w:rsid w:val="002473E4"/>
    <w:rsid w:val="002505EE"/>
    <w:rsid w:val="00250B34"/>
    <w:rsid w:val="0025166C"/>
    <w:rsid w:val="00253EB3"/>
    <w:rsid w:val="00265A93"/>
    <w:rsid w:val="00272447"/>
    <w:rsid w:val="00275622"/>
    <w:rsid w:val="00293EE3"/>
    <w:rsid w:val="00294755"/>
    <w:rsid w:val="00297054"/>
    <w:rsid w:val="002B008C"/>
    <w:rsid w:val="002B2AB5"/>
    <w:rsid w:val="002B7E4E"/>
    <w:rsid w:val="002C015D"/>
    <w:rsid w:val="002C3689"/>
    <w:rsid w:val="002C371E"/>
    <w:rsid w:val="002C5B16"/>
    <w:rsid w:val="002C6F57"/>
    <w:rsid w:val="002D5AA8"/>
    <w:rsid w:val="002E2956"/>
    <w:rsid w:val="002F0943"/>
    <w:rsid w:val="002F5FFE"/>
    <w:rsid w:val="00301949"/>
    <w:rsid w:val="0030313B"/>
    <w:rsid w:val="003101BF"/>
    <w:rsid w:val="00313B83"/>
    <w:rsid w:val="00314D93"/>
    <w:rsid w:val="0031624D"/>
    <w:rsid w:val="0031632B"/>
    <w:rsid w:val="00327B27"/>
    <w:rsid w:val="00331B2D"/>
    <w:rsid w:val="00342567"/>
    <w:rsid w:val="00346B66"/>
    <w:rsid w:val="003533BD"/>
    <w:rsid w:val="003533E9"/>
    <w:rsid w:val="00360163"/>
    <w:rsid w:val="003622B9"/>
    <w:rsid w:val="003825E5"/>
    <w:rsid w:val="0039328E"/>
    <w:rsid w:val="003A2F29"/>
    <w:rsid w:val="003A5B5A"/>
    <w:rsid w:val="003B1E90"/>
    <w:rsid w:val="003B2413"/>
    <w:rsid w:val="003B2FF0"/>
    <w:rsid w:val="003B5A16"/>
    <w:rsid w:val="003C75F3"/>
    <w:rsid w:val="003D2B6E"/>
    <w:rsid w:val="003D4B27"/>
    <w:rsid w:val="003E0C85"/>
    <w:rsid w:val="003E2AEB"/>
    <w:rsid w:val="003E3BE7"/>
    <w:rsid w:val="00402696"/>
    <w:rsid w:val="004079F5"/>
    <w:rsid w:val="00411293"/>
    <w:rsid w:val="00422E06"/>
    <w:rsid w:val="00426165"/>
    <w:rsid w:val="00434D5D"/>
    <w:rsid w:val="00437531"/>
    <w:rsid w:val="00447774"/>
    <w:rsid w:val="00460A5D"/>
    <w:rsid w:val="00466E71"/>
    <w:rsid w:val="0047365A"/>
    <w:rsid w:val="004740A7"/>
    <w:rsid w:val="004748C8"/>
    <w:rsid w:val="00480C43"/>
    <w:rsid w:val="004860A9"/>
    <w:rsid w:val="0048687E"/>
    <w:rsid w:val="004A1D85"/>
    <w:rsid w:val="004A7174"/>
    <w:rsid w:val="004B11FF"/>
    <w:rsid w:val="004B14BB"/>
    <w:rsid w:val="004C0B9A"/>
    <w:rsid w:val="004C2F04"/>
    <w:rsid w:val="004C4698"/>
    <w:rsid w:val="004C5783"/>
    <w:rsid w:val="004C7974"/>
    <w:rsid w:val="004C7CE8"/>
    <w:rsid w:val="004D119E"/>
    <w:rsid w:val="004D5722"/>
    <w:rsid w:val="004D7C1D"/>
    <w:rsid w:val="004E1423"/>
    <w:rsid w:val="004E570B"/>
    <w:rsid w:val="004E6535"/>
    <w:rsid w:val="004E7128"/>
    <w:rsid w:val="00515437"/>
    <w:rsid w:val="005617C7"/>
    <w:rsid w:val="00562274"/>
    <w:rsid w:val="005764F5"/>
    <w:rsid w:val="00581C65"/>
    <w:rsid w:val="00591CE7"/>
    <w:rsid w:val="00592B38"/>
    <w:rsid w:val="00597C6F"/>
    <w:rsid w:val="005A370D"/>
    <w:rsid w:val="005B2F15"/>
    <w:rsid w:val="005B55E9"/>
    <w:rsid w:val="005C37E9"/>
    <w:rsid w:val="005C673E"/>
    <w:rsid w:val="005D0079"/>
    <w:rsid w:val="005D08BD"/>
    <w:rsid w:val="005D59B6"/>
    <w:rsid w:val="005D6177"/>
    <w:rsid w:val="005E2B17"/>
    <w:rsid w:val="005E7C58"/>
    <w:rsid w:val="005F46FF"/>
    <w:rsid w:val="00613F76"/>
    <w:rsid w:val="0061523A"/>
    <w:rsid w:val="00617E9C"/>
    <w:rsid w:val="0062149C"/>
    <w:rsid w:val="0062323F"/>
    <w:rsid w:val="00623374"/>
    <w:rsid w:val="00626067"/>
    <w:rsid w:val="00643BA9"/>
    <w:rsid w:val="00672C83"/>
    <w:rsid w:val="0067574F"/>
    <w:rsid w:val="006771AC"/>
    <w:rsid w:val="00690096"/>
    <w:rsid w:val="00694306"/>
    <w:rsid w:val="006A1E17"/>
    <w:rsid w:val="006B38F0"/>
    <w:rsid w:val="006C0141"/>
    <w:rsid w:val="006C22BB"/>
    <w:rsid w:val="006C40E8"/>
    <w:rsid w:val="006C6C41"/>
    <w:rsid w:val="006C7203"/>
    <w:rsid w:val="006D0124"/>
    <w:rsid w:val="006D2FC6"/>
    <w:rsid w:val="006D3D0A"/>
    <w:rsid w:val="006E7082"/>
    <w:rsid w:val="006F01AD"/>
    <w:rsid w:val="006F080F"/>
    <w:rsid w:val="006F23DD"/>
    <w:rsid w:val="006F4C32"/>
    <w:rsid w:val="006F581F"/>
    <w:rsid w:val="006F68B1"/>
    <w:rsid w:val="0070152B"/>
    <w:rsid w:val="00710E36"/>
    <w:rsid w:val="00711CE0"/>
    <w:rsid w:val="00714024"/>
    <w:rsid w:val="00722CA7"/>
    <w:rsid w:val="00724E8D"/>
    <w:rsid w:val="00726272"/>
    <w:rsid w:val="00727E6D"/>
    <w:rsid w:val="007366B0"/>
    <w:rsid w:val="00742ECE"/>
    <w:rsid w:val="00752B9D"/>
    <w:rsid w:val="00755B5A"/>
    <w:rsid w:val="00761B99"/>
    <w:rsid w:val="0077071A"/>
    <w:rsid w:val="00773D2C"/>
    <w:rsid w:val="0077601E"/>
    <w:rsid w:val="007801D8"/>
    <w:rsid w:val="00782AA4"/>
    <w:rsid w:val="0079011F"/>
    <w:rsid w:val="007A2467"/>
    <w:rsid w:val="007A57F7"/>
    <w:rsid w:val="007A7266"/>
    <w:rsid w:val="007B0F2C"/>
    <w:rsid w:val="007C0B55"/>
    <w:rsid w:val="007C463A"/>
    <w:rsid w:val="007D6C53"/>
    <w:rsid w:val="007D6DC0"/>
    <w:rsid w:val="007F1F84"/>
    <w:rsid w:val="0080240C"/>
    <w:rsid w:val="00811156"/>
    <w:rsid w:val="00824D51"/>
    <w:rsid w:val="00830006"/>
    <w:rsid w:val="00831731"/>
    <w:rsid w:val="00843361"/>
    <w:rsid w:val="008579B7"/>
    <w:rsid w:val="00861EF2"/>
    <w:rsid w:val="00861F2C"/>
    <w:rsid w:val="00871869"/>
    <w:rsid w:val="008770B6"/>
    <w:rsid w:val="00883FF0"/>
    <w:rsid w:val="0089734E"/>
    <w:rsid w:val="008B5022"/>
    <w:rsid w:val="008B5187"/>
    <w:rsid w:val="008B67B7"/>
    <w:rsid w:val="008C7DBC"/>
    <w:rsid w:val="008D075D"/>
    <w:rsid w:val="008D5085"/>
    <w:rsid w:val="008F1DB2"/>
    <w:rsid w:val="008F6569"/>
    <w:rsid w:val="008F71E1"/>
    <w:rsid w:val="00901666"/>
    <w:rsid w:val="00901D6D"/>
    <w:rsid w:val="00902353"/>
    <w:rsid w:val="00904A12"/>
    <w:rsid w:val="00906C3E"/>
    <w:rsid w:val="00920964"/>
    <w:rsid w:val="00927A22"/>
    <w:rsid w:val="00930C99"/>
    <w:rsid w:val="00931B2D"/>
    <w:rsid w:val="00940AB1"/>
    <w:rsid w:val="00941BCE"/>
    <w:rsid w:val="00946488"/>
    <w:rsid w:val="009540E7"/>
    <w:rsid w:val="00954162"/>
    <w:rsid w:val="00965938"/>
    <w:rsid w:val="0097313C"/>
    <w:rsid w:val="0097526F"/>
    <w:rsid w:val="0097789F"/>
    <w:rsid w:val="009978CB"/>
    <w:rsid w:val="009A11D9"/>
    <w:rsid w:val="009A22A0"/>
    <w:rsid w:val="009A23D3"/>
    <w:rsid w:val="009B0064"/>
    <w:rsid w:val="009C1016"/>
    <w:rsid w:val="009C6ADB"/>
    <w:rsid w:val="009E01B0"/>
    <w:rsid w:val="009E400B"/>
    <w:rsid w:val="00A0041B"/>
    <w:rsid w:val="00A13603"/>
    <w:rsid w:val="00A138A1"/>
    <w:rsid w:val="00A14814"/>
    <w:rsid w:val="00A15E38"/>
    <w:rsid w:val="00A17716"/>
    <w:rsid w:val="00A213B5"/>
    <w:rsid w:val="00A349F7"/>
    <w:rsid w:val="00A40E63"/>
    <w:rsid w:val="00A427A1"/>
    <w:rsid w:val="00A42CC7"/>
    <w:rsid w:val="00A515FE"/>
    <w:rsid w:val="00A6389F"/>
    <w:rsid w:val="00A720F6"/>
    <w:rsid w:val="00A77ACB"/>
    <w:rsid w:val="00A912AC"/>
    <w:rsid w:val="00A97657"/>
    <w:rsid w:val="00AA082D"/>
    <w:rsid w:val="00AA7AEC"/>
    <w:rsid w:val="00AC52F2"/>
    <w:rsid w:val="00AD543C"/>
    <w:rsid w:val="00AD6861"/>
    <w:rsid w:val="00AE07C9"/>
    <w:rsid w:val="00AE087B"/>
    <w:rsid w:val="00AE3EC5"/>
    <w:rsid w:val="00AF5829"/>
    <w:rsid w:val="00B11519"/>
    <w:rsid w:val="00B2084F"/>
    <w:rsid w:val="00B2516F"/>
    <w:rsid w:val="00B3111F"/>
    <w:rsid w:val="00B31E93"/>
    <w:rsid w:val="00B35E2E"/>
    <w:rsid w:val="00B401F9"/>
    <w:rsid w:val="00B4307A"/>
    <w:rsid w:val="00B45144"/>
    <w:rsid w:val="00B60842"/>
    <w:rsid w:val="00B625B5"/>
    <w:rsid w:val="00B75792"/>
    <w:rsid w:val="00B773B8"/>
    <w:rsid w:val="00B80603"/>
    <w:rsid w:val="00B86078"/>
    <w:rsid w:val="00B9260F"/>
    <w:rsid w:val="00BA1C9A"/>
    <w:rsid w:val="00BA2289"/>
    <w:rsid w:val="00BB2B91"/>
    <w:rsid w:val="00BB40AB"/>
    <w:rsid w:val="00BB51DB"/>
    <w:rsid w:val="00BC2129"/>
    <w:rsid w:val="00BD328C"/>
    <w:rsid w:val="00BE4BF3"/>
    <w:rsid w:val="00BE7AF6"/>
    <w:rsid w:val="00BF0A5E"/>
    <w:rsid w:val="00BF4DBA"/>
    <w:rsid w:val="00BF79F3"/>
    <w:rsid w:val="00C02ECF"/>
    <w:rsid w:val="00C0362E"/>
    <w:rsid w:val="00C036A8"/>
    <w:rsid w:val="00C04E63"/>
    <w:rsid w:val="00C07D0D"/>
    <w:rsid w:val="00C10648"/>
    <w:rsid w:val="00C10B0F"/>
    <w:rsid w:val="00C11FDA"/>
    <w:rsid w:val="00C14768"/>
    <w:rsid w:val="00C151AE"/>
    <w:rsid w:val="00C20AAE"/>
    <w:rsid w:val="00C246C4"/>
    <w:rsid w:val="00C32074"/>
    <w:rsid w:val="00C321C5"/>
    <w:rsid w:val="00C32B90"/>
    <w:rsid w:val="00C50625"/>
    <w:rsid w:val="00C65E7B"/>
    <w:rsid w:val="00C678EA"/>
    <w:rsid w:val="00C73102"/>
    <w:rsid w:val="00C94349"/>
    <w:rsid w:val="00CA0E37"/>
    <w:rsid w:val="00CA44C8"/>
    <w:rsid w:val="00CB3F26"/>
    <w:rsid w:val="00CB3F3A"/>
    <w:rsid w:val="00CB5928"/>
    <w:rsid w:val="00CC0DAB"/>
    <w:rsid w:val="00CD3888"/>
    <w:rsid w:val="00CD6436"/>
    <w:rsid w:val="00CE52A7"/>
    <w:rsid w:val="00CE62D5"/>
    <w:rsid w:val="00CE6469"/>
    <w:rsid w:val="00CE7113"/>
    <w:rsid w:val="00CE7AC4"/>
    <w:rsid w:val="00CF37C4"/>
    <w:rsid w:val="00D12B8D"/>
    <w:rsid w:val="00D16833"/>
    <w:rsid w:val="00D21457"/>
    <w:rsid w:val="00D25825"/>
    <w:rsid w:val="00D3110E"/>
    <w:rsid w:val="00D32486"/>
    <w:rsid w:val="00D324AA"/>
    <w:rsid w:val="00D361EC"/>
    <w:rsid w:val="00D43498"/>
    <w:rsid w:val="00D604C3"/>
    <w:rsid w:val="00D64D0A"/>
    <w:rsid w:val="00D65F38"/>
    <w:rsid w:val="00D66D9D"/>
    <w:rsid w:val="00D721DA"/>
    <w:rsid w:val="00D762E8"/>
    <w:rsid w:val="00D76CF5"/>
    <w:rsid w:val="00DA5083"/>
    <w:rsid w:val="00DB2403"/>
    <w:rsid w:val="00DD51C1"/>
    <w:rsid w:val="00DE5194"/>
    <w:rsid w:val="00DF01AF"/>
    <w:rsid w:val="00DF44CC"/>
    <w:rsid w:val="00E21A5A"/>
    <w:rsid w:val="00E220A7"/>
    <w:rsid w:val="00E41B46"/>
    <w:rsid w:val="00E47C96"/>
    <w:rsid w:val="00E54252"/>
    <w:rsid w:val="00E54B25"/>
    <w:rsid w:val="00E57C2F"/>
    <w:rsid w:val="00E57C48"/>
    <w:rsid w:val="00E61183"/>
    <w:rsid w:val="00E622E6"/>
    <w:rsid w:val="00E72E5D"/>
    <w:rsid w:val="00E749C2"/>
    <w:rsid w:val="00E771E9"/>
    <w:rsid w:val="00E923AA"/>
    <w:rsid w:val="00EB3934"/>
    <w:rsid w:val="00ED03D1"/>
    <w:rsid w:val="00ED2E38"/>
    <w:rsid w:val="00ED6D94"/>
    <w:rsid w:val="00EE6533"/>
    <w:rsid w:val="00EF04FC"/>
    <w:rsid w:val="00EF21E0"/>
    <w:rsid w:val="00EF6CFA"/>
    <w:rsid w:val="00F03E04"/>
    <w:rsid w:val="00F062C5"/>
    <w:rsid w:val="00F22662"/>
    <w:rsid w:val="00F30334"/>
    <w:rsid w:val="00F3092D"/>
    <w:rsid w:val="00F355B9"/>
    <w:rsid w:val="00F42B92"/>
    <w:rsid w:val="00F4358A"/>
    <w:rsid w:val="00F64ECB"/>
    <w:rsid w:val="00F67281"/>
    <w:rsid w:val="00F70127"/>
    <w:rsid w:val="00F70854"/>
    <w:rsid w:val="00F72CB1"/>
    <w:rsid w:val="00F76397"/>
    <w:rsid w:val="00F777EE"/>
    <w:rsid w:val="00F85495"/>
    <w:rsid w:val="00F85EC3"/>
    <w:rsid w:val="00F87D54"/>
    <w:rsid w:val="00FB4900"/>
    <w:rsid w:val="00FB5517"/>
    <w:rsid w:val="00FB651E"/>
    <w:rsid w:val="00FC3436"/>
    <w:rsid w:val="00FF49E4"/>
    <w:rsid w:val="00FF4FCE"/>
    <w:rsid w:val="00FF71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2B"/>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99"/>
    <w:rsid w:val="00927A22"/>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0D26BE"/>
    <w:pPr>
      <w:tabs>
        <w:tab w:val="left" w:pos="567"/>
        <w:tab w:val="left" w:pos="993"/>
        <w:tab w:val="right" w:leader="dot" w:pos="9345"/>
      </w:tabs>
      <w:spacing w:line="276" w:lineRule="auto"/>
      <w:ind w:left="567" w:firstLine="0"/>
      <w:jc w:val="left"/>
    </w:p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Название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веб)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s>
</file>

<file path=word/webSettings.xml><?xml version="1.0" encoding="utf-8"?>
<w:webSettings xmlns:r="http://schemas.openxmlformats.org/officeDocument/2006/relationships" xmlns:w="http://schemas.openxmlformats.org/wordprocessingml/2006/main">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BB370-B214-4862-877F-E333D131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2251</Words>
  <Characters>12831</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2024-03-20T15:19:00Z</dcterms:created>
  <dcterms:modified xsi:type="dcterms:W3CDTF">2024-03-30T10:18:00Z</dcterms:modified>
</cp:coreProperties>
</file>